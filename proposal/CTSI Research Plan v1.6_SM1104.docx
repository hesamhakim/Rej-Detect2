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A4101" w14:textId="77777777" w:rsidR="000B165C" w:rsidRPr="001C257F" w:rsidRDefault="000B165C" w:rsidP="000B165C">
      <w:pPr>
        <w:rPr>
          <w:rFonts w:ascii="Arial" w:eastAsia="Times New Roman" w:hAnsi="Arial" w:cs="Arial"/>
          <w:b/>
          <w:bCs/>
          <w:color w:val="000000"/>
          <w:sz w:val="22"/>
          <w:szCs w:val="22"/>
        </w:rPr>
      </w:pPr>
    </w:p>
    <w:p w14:paraId="61D5F387" w14:textId="1F446446" w:rsidR="000B165C" w:rsidRPr="001C257F" w:rsidRDefault="000B165C" w:rsidP="000B165C">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Cell-free Mitochondrial DNA as a Novel Transplant Biomarker</w:t>
      </w:r>
    </w:p>
    <w:p w14:paraId="1DC7819C" w14:textId="09C40FA6" w:rsidR="000B165C" w:rsidRPr="001C257F" w:rsidRDefault="000B165C" w:rsidP="000B165C">
      <w:pPr>
        <w:rPr>
          <w:rFonts w:ascii="Arial" w:eastAsia="Times New Roman" w:hAnsi="Arial" w:cs="Arial"/>
          <w:b/>
          <w:bCs/>
          <w:color w:val="000000"/>
          <w:sz w:val="22"/>
          <w:szCs w:val="22"/>
        </w:rPr>
      </w:pPr>
    </w:p>
    <w:p w14:paraId="043E9EB9" w14:textId="01C01085" w:rsidR="00E8062F" w:rsidRPr="001C257F" w:rsidRDefault="00E8062F" w:rsidP="000B165C">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RESEARCH PROPOSAL (ma</w:t>
      </w:r>
      <w:r w:rsidR="00CD5174" w:rsidRPr="001C257F">
        <w:rPr>
          <w:rFonts w:ascii="Arial" w:eastAsia="Times New Roman" w:hAnsi="Arial" w:cs="Arial"/>
          <w:b/>
          <w:bCs/>
          <w:color w:val="000000"/>
          <w:sz w:val="22"/>
          <w:szCs w:val="22"/>
        </w:rPr>
        <w:t>x</w:t>
      </w:r>
      <w:r w:rsidRPr="001C257F">
        <w:rPr>
          <w:rFonts w:ascii="Arial" w:eastAsia="Times New Roman" w:hAnsi="Arial" w:cs="Arial"/>
          <w:b/>
          <w:bCs/>
          <w:color w:val="000000"/>
          <w:sz w:val="22"/>
          <w:szCs w:val="22"/>
        </w:rPr>
        <w:t xml:space="preserve"> 5 pages excludes refs)</w:t>
      </w:r>
    </w:p>
    <w:p w14:paraId="0740A317" w14:textId="77777777" w:rsidR="00BF683F" w:rsidRPr="001C257F" w:rsidRDefault="00BF683F" w:rsidP="000B165C">
      <w:pPr>
        <w:rPr>
          <w:rFonts w:ascii="Arial" w:eastAsia="Times New Roman" w:hAnsi="Arial" w:cs="Arial"/>
          <w:color w:val="000000"/>
          <w:sz w:val="22"/>
          <w:szCs w:val="22"/>
        </w:rPr>
      </w:pPr>
    </w:p>
    <w:p w14:paraId="453E102B" w14:textId="47B6B24E" w:rsidR="00BF683F" w:rsidRPr="001C257F" w:rsidRDefault="00BF683F" w:rsidP="000B165C">
      <w:pPr>
        <w:rPr>
          <w:rFonts w:ascii="Arial" w:eastAsia="Times New Roman" w:hAnsi="Arial" w:cs="Arial"/>
          <w:b/>
          <w:bCs/>
          <w:color w:val="000000"/>
          <w:sz w:val="22"/>
          <w:szCs w:val="22"/>
          <w:u w:val="single"/>
        </w:rPr>
      </w:pPr>
      <w:r w:rsidRPr="001C257F">
        <w:rPr>
          <w:rFonts w:ascii="Arial" w:eastAsia="Times New Roman" w:hAnsi="Arial" w:cs="Arial"/>
          <w:b/>
          <w:bCs/>
          <w:color w:val="000000"/>
          <w:sz w:val="22"/>
          <w:szCs w:val="22"/>
          <w:u w:val="single"/>
        </w:rPr>
        <w:t>Overall Impact and Significance</w:t>
      </w:r>
    </w:p>
    <w:p w14:paraId="5F14ACBA" w14:textId="77777777" w:rsidR="00BF683F" w:rsidRPr="001C257F" w:rsidRDefault="00BF683F" w:rsidP="000B165C">
      <w:pPr>
        <w:rPr>
          <w:rFonts w:ascii="Arial" w:eastAsia="Times New Roman" w:hAnsi="Arial" w:cs="Arial"/>
          <w:color w:val="000000"/>
          <w:sz w:val="22"/>
          <w:szCs w:val="22"/>
        </w:rPr>
      </w:pPr>
    </w:p>
    <w:p w14:paraId="18BBDBFC" w14:textId="6E8C3C76" w:rsidR="00763063" w:rsidRPr="001C257F" w:rsidRDefault="000B165C" w:rsidP="000B165C">
      <w:pPr>
        <w:rPr>
          <w:rFonts w:ascii="Arial" w:eastAsia="Times New Roman" w:hAnsi="Arial" w:cs="Arial"/>
          <w:color w:val="000000"/>
          <w:sz w:val="22"/>
          <w:szCs w:val="22"/>
        </w:rPr>
      </w:pPr>
      <w:r w:rsidRPr="001C257F">
        <w:rPr>
          <w:rFonts w:ascii="Arial" w:eastAsia="Times New Roman" w:hAnsi="Arial" w:cs="Arial"/>
          <w:color w:val="000000"/>
          <w:sz w:val="22"/>
          <w:szCs w:val="22"/>
        </w:rPr>
        <w:t xml:space="preserve">For pediatric patients with end-stage organ disease, solid organ transplantation (SOT) is a life-saving procedure that restores critical organ function and has additional benefits including </w:t>
      </w:r>
      <w:commentRangeStart w:id="0"/>
      <w:r w:rsidRPr="001C257F">
        <w:rPr>
          <w:rFonts w:ascii="Arial" w:eastAsia="Times New Roman" w:hAnsi="Arial" w:cs="Arial"/>
          <w:color w:val="000000"/>
          <w:sz w:val="22"/>
          <w:szCs w:val="22"/>
        </w:rPr>
        <w:t>better growth</w:t>
      </w:r>
      <w:commentRangeEnd w:id="0"/>
      <w:r w:rsidR="00B832D0">
        <w:rPr>
          <w:rStyle w:val="CommentReference"/>
        </w:rPr>
        <w:commentReference w:id="0"/>
      </w:r>
      <w:r w:rsidRPr="001C257F">
        <w:rPr>
          <w:rFonts w:ascii="Arial" w:eastAsia="Times New Roman" w:hAnsi="Arial" w:cs="Arial"/>
          <w:color w:val="000000"/>
          <w:sz w:val="22"/>
          <w:szCs w:val="22"/>
        </w:rPr>
        <w:t xml:space="preserve">, development, and quality of life.  However, </w:t>
      </w:r>
      <w:commentRangeStart w:id="1"/>
      <w:r w:rsidRPr="001C257F">
        <w:rPr>
          <w:rFonts w:ascii="Arial" w:eastAsia="Times New Roman" w:hAnsi="Arial" w:cs="Arial"/>
          <w:color w:val="000000"/>
          <w:sz w:val="22"/>
          <w:szCs w:val="22"/>
        </w:rPr>
        <w:t>survival</w:t>
      </w:r>
      <w:commentRangeEnd w:id="1"/>
      <w:r w:rsidR="00B832D0">
        <w:rPr>
          <w:rStyle w:val="CommentReference"/>
        </w:rPr>
        <w:commentReference w:id="1"/>
      </w:r>
      <w:r w:rsidRPr="001C257F">
        <w:rPr>
          <w:rFonts w:ascii="Arial" w:eastAsia="Times New Roman" w:hAnsi="Arial" w:cs="Arial"/>
          <w:color w:val="000000"/>
          <w:sz w:val="22"/>
          <w:szCs w:val="22"/>
        </w:rPr>
        <w:t xml:space="preserve"> </w:t>
      </w:r>
      <w:r w:rsidR="00C93D63" w:rsidRPr="001C257F">
        <w:rPr>
          <w:rFonts w:ascii="Arial" w:eastAsia="Times New Roman" w:hAnsi="Arial" w:cs="Arial"/>
          <w:color w:val="000000"/>
          <w:sz w:val="22"/>
          <w:szCs w:val="22"/>
        </w:rPr>
        <w:t xml:space="preserve">of transplanted organs </w:t>
      </w:r>
      <w:r w:rsidRPr="001C257F">
        <w:rPr>
          <w:rFonts w:ascii="Arial" w:eastAsia="Times New Roman" w:hAnsi="Arial" w:cs="Arial"/>
          <w:color w:val="000000"/>
          <w:sz w:val="22"/>
          <w:szCs w:val="22"/>
        </w:rPr>
        <w:t xml:space="preserve">is short relative to the potential lifespan of </w:t>
      </w:r>
      <w:r w:rsidR="00CF1894" w:rsidRPr="001C257F">
        <w:rPr>
          <w:rFonts w:ascii="Arial" w:eastAsia="Times New Roman" w:hAnsi="Arial" w:cs="Arial"/>
          <w:color w:val="000000"/>
          <w:sz w:val="22"/>
          <w:szCs w:val="22"/>
        </w:rPr>
        <w:t>pediatric</w:t>
      </w:r>
      <w:r w:rsidRPr="001C257F">
        <w:rPr>
          <w:rFonts w:ascii="Arial" w:eastAsia="Times New Roman" w:hAnsi="Arial" w:cs="Arial"/>
          <w:color w:val="000000"/>
          <w:sz w:val="22"/>
          <w:szCs w:val="22"/>
        </w:rPr>
        <w:t xml:space="preserve"> patient</w:t>
      </w:r>
      <w:r w:rsidR="00CF1894" w:rsidRPr="001C257F">
        <w:rPr>
          <w:rFonts w:ascii="Arial" w:eastAsia="Times New Roman" w:hAnsi="Arial" w:cs="Arial"/>
          <w:color w:val="000000"/>
          <w:sz w:val="22"/>
          <w:szCs w:val="22"/>
        </w:rPr>
        <w:t>s</w:t>
      </w:r>
      <w:r w:rsidRPr="001C257F">
        <w:rPr>
          <w:rFonts w:ascii="Arial" w:eastAsia="Times New Roman" w:hAnsi="Arial" w:cs="Arial"/>
          <w:color w:val="000000"/>
          <w:sz w:val="22"/>
          <w:szCs w:val="22"/>
        </w:rPr>
        <w:t xml:space="preserve">.  Many </w:t>
      </w:r>
      <w:r w:rsidR="00D814C2" w:rsidRPr="001C257F">
        <w:rPr>
          <w:rFonts w:ascii="Arial" w:eastAsia="Times New Roman" w:hAnsi="Arial" w:cs="Arial"/>
          <w:color w:val="000000"/>
          <w:sz w:val="22"/>
          <w:szCs w:val="22"/>
        </w:rPr>
        <w:t xml:space="preserve">transplanted </w:t>
      </w:r>
      <w:r w:rsidR="0093645A" w:rsidRPr="001C257F">
        <w:rPr>
          <w:rFonts w:ascii="Arial" w:eastAsia="Times New Roman" w:hAnsi="Arial" w:cs="Arial"/>
          <w:color w:val="000000"/>
          <w:sz w:val="22"/>
          <w:szCs w:val="22"/>
        </w:rPr>
        <w:t xml:space="preserve">organs </w:t>
      </w:r>
      <w:commentRangeStart w:id="2"/>
      <w:r w:rsidRPr="001C257F">
        <w:rPr>
          <w:rFonts w:ascii="Arial" w:eastAsia="Times New Roman" w:hAnsi="Arial" w:cs="Arial"/>
          <w:color w:val="000000"/>
          <w:sz w:val="22"/>
          <w:szCs w:val="22"/>
        </w:rPr>
        <w:t xml:space="preserve">are lost </w:t>
      </w:r>
      <w:commentRangeEnd w:id="2"/>
      <w:r w:rsidR="00B832D0">
        <w:rPr>
          <w:rStyle w:val="CommentReference"/>
        </w:rPr>
        <w:commentReference w:id="2"/>
      </w:r>
      <w:r w:rsidRPr="001C257F">
        <w:rPr>
          <w:rFonts w:ascii="Arial" w:eastAsia="Times New Roman" w:hAnsi="Arial" w:cs="Arial"/>
          <w:color w:val="000000"/>
          <w:sz w:val="22"/>
          <w:szCs w:val="22"/>
        </w:rPr>
        <w:t xml:space="preserve">due to </w:t>
      </w:r>
      <w:r w:rsidR="00D814C2" w:rsidRPr="001C257F">
        <w:rPr>
          <w:rFonts w:ascii="Arial" w:eastAsia="Times New Roman" w:hAnsi="Arial" w:cs="Arial"/>
          <w:color w:val="000000"/>
          <w:sz w:val="22"/>
          <w:szCs w:val="22"/>
        </w:rPr>
        <w:t xml:space="preserve">immunological </w:t>
      </w:r>
      <w:r w:rsidRPr="001C257F">
        <w:rPr>
          <w:rFonts w:ascii="Arial" w:eastAsia="Times New Roman" w:hAnsi="Arial" w:cs="Arial"/>
          <w:color w:val="000000"/>
          <w:sz w:val="22"/>
          <w:szCs w:val="22"/>
        </w:rPr>
        <w:t>rejection</w:t>
      </w:r>
      <w:r w:rsidR="00C362BA" w:rsidRPr="001C257F">
        <w:rPr>
          <w:rFonts w:ascii="Arial" w:eastAsia="Times New Roman" w:hAnsi="Arial" w:cs="Arial"/>
          <w:color w:val="000000"/>
          <w:sz w:val="22"/>
          <w:szCs w:val="22"/>
        </w:rPr>
        <w:t xml:space="preserve"> which is often </w:t>
      </w:r>
      <w:r w:rsidRPr="001C257F">
        <w:rPr>
          <w:rFonts w:ascii="Arial" w:eastAsia="Times New Roman" w:hAnsi="Arial" w:cs="Arial"/>
          <w:color w:val="000000"/>
          <w:sz w:val="22"/>
          <w:szCs w:val="22"/>
        </w:rPr>
        <w:t xml:space="preserve">not detected until </w:t>
      </w:r>
      <w:r w:rsidR="00047B73" w:rsidRPr="001C257F">
        <w:rPr>
          <w:rFonts w:ascii="Arial" w:eastAsia="Times New Roman" w:hAnsi="Arial" w:cs="Arial"/>
          <w:color w:val="000000"/>
          <w:sz w:val="22"/>
          <w:szCs w:val="22"/>
        </w:rPr>
        <w:t xml:space="preserve">the organ </w:t>
      </w:r>
      <w:r w:rsidRPr="001C257F">
        <w:rPr>
          <w:rFonts w:ascii="Arial" w:eastAsia="Times New Roman" w:hAnsi="Arial" w:cs="Arial"/>
          <w:color w:val="000000"/>
          <w:sz w:val="22"/>
          <w:szCs w:val="22"/>
        </w:rPr>
        <w:t xml:space="preserve">grafts have suffered permanent damage. </w:t>
      </w:r>
      <w:ins w:id="3" w:author="Maggo, Simran" w:date="2022-11-04T08:18:00Z">
        <w:r w:rsidR="00B832D0">
          <w:rPr>
            <w:rFonts w:ascii="Arial" w:eastAsia="Times New Roman" w:hAnsi="Arial" w:cs="Arial"/>
            <w:color w:val="000000"/>
            <w:sz w:val="22"/>
            <w:szCs w:val="22"/>
          </w:rPr>
          <w:t>The purpose of this pilot grant is to</w:t>
        </w:r>
      </w:ins>
      <w:ins w:id="4" w:author="Maggo, Simran" w:date="2022-11-04T08:19:00Z">
        <w:r w:rsidR="00B832D0">
          <w:rPr>
            <w:rFonts w:ascii="Arial" w:eastAsia="Times New Roman" w:hAnsi="Arial" w:cs="Arial"/>
            <w:color w:val="000000"/>
            <w:sz w:val="22"/>
            <w:szCs w:val="22"/>
          </w:rPr>
          <w:t xml:space="preserve"> </w:t>
        </w:r>
      </w:ins>
      <w:ins w:id="5" w:author="Maggo, Simran" w:date="2022-11-04T08:20:00Z">
        <w:r w:rsidR="00B832D0">
          <w:rPr>
            <w:rFonts w:ascii="Arial" w:eastAsia="Times New Roman" w:hAnsi="Arial" w:cs="Arial"/>
            <w:color w:val="000000"/>
            <w:sz w:val="22"/>
            <w:szCs w:val="22"/>
          </w:rPr>
          <w:t>develop/</w:t>
        </w:r>
        <w:proofErr w:type="spellStart"/>
        <w:r w:rsidR="00B832D0">
          <w:rPr>
            <w:rFonts w:ascii="Arial" w:eastAsia="Times New Roman" w:hAnsi="Arial" w:cs="Arial"/>
            <w:color w:val="000000"/>
            <w:sz w:val="22"/>
            <w:szCs w:val="22"/>
          </w:rPr>
          <w:t>assess</w:t>
        </w:r>
      </w:ins>
      <w:del w:id="6" w:author="Maggo, Simran" w:date="2022-11-04T08:18:00Z">
        <w:r w:rsidRPr="001C257F" w:rsidDel="00B832D0">
          <w:rPr>
            <w:rFonts w:ascii="Arial" w:eastAsia="Times New Roman" w:hAnsi="Arial" w:cs="Arial"/>
            <w:color w:val="000000"/>
            <w:sz w:val="22"/>
            <w:szCs w:val="22"/>
          </w:rPr>
          <w:delText xml:space="preserve"> </w:delText>
        </w:r>
      </w:del>
      <w:ins w:id="7" w:author="Maggo, Simran" w:date="2022-11-04T08:19:00Z">
        <w:r w:rsidR="00B832D0">
          <w:rPr>
            <w:rFonts w:ascii="Arial" w:eastAsia="Times New Roman" w:hAnsi="Arial" w:cs="Arial"/>
            <w:color w:val="000000"/>
            <w:sz w:val="22"/>
            <w:szCs w:val="22"/>
          </w:rPr>
          <w:t>a</w:t>
        </w:r>
      </w:ins>
      <w:proofErr w:type="spellEnd"/>
      <w:del w:id="8" w:author="Maggo, Simran" w:date="2022-11-04T08:19:00Z">
        <w:r w:rsidRPr="001C257F" w:rsidDel="00B832D0">
          <w:rPr>
            <w:rFonts w:ascii="Arial" w:eastAsia="Times New Roman" w:hAnsi="Arial" w:cs="Arial"/>
            <w:color w:val="000000"/>
            <w:sz w:val="22"/>
            <w:szCs w:val="22"/>
          </w:rPr>
          <w:delText>A</w:delText>
        </w:r>
      </w:del>
      <w:r w:rsidRPr="001C257F">
        <w:rPr>
          <w:rFonts w:ascii="Arial" w:eastAsia="Times New Roman" w:hAnsi="Arial" w:cs="Arial"/>
          <w:color w:val="000000"/>
          <w:sz w:val="22"/>
          <w:szCs w:val="22"/>
        </w:rPr>
        <w:t xml:space="preserve"> </w:t>
      </w:r>
      <w:r w:rsidR="00766124" w:rsidRPr="001C257F">
        <w:rPr>
          <w:rFonts w:ascii="Arial" w:eastAsia="Times New Roman" w:hAnsi="Arial" w:cs="Arial"/>
          <w:color w:val="000000"/>
          <w:sz w:val="22"/>
          <w:szCs w:val="22"/>
        </w:rPr>
        <w:t xml:space="preserve">non-invasive </w:t>
      </w:r>
      <w:r w:rsidR="00CC3C3E" w:rsidRPr="001C257F">
        <w:rPr>
          <w:rFonts w:ascii="Arial" w:eastAsia="Times New Roman" w:hAnsi="Arial" w:cs="Arial"/>
          <w:color w:val="000000"/>
          <w:sz w:val="22"/>
          <w:szCs w:val="22"/>
        </w:rPr>
        <w:t xml:space="preserve">biomarker that could be </w:t>
      </w:r>
      <w:r w:rsidR="00381F7E" w:rsidRPr="001C257F">
        <w:rPr>
          <w:rFonts w:ascii="Arial" w:eastAsia="Times New Roman" w:hAnsi="Arial" w:cs="Arial"/>
          <w:color w:val="000000"/>
          <w:sz w:val="22"/>
          <w:szCs w:val="22"/>
        </w:rPr>
        <w:t xml:space="preserve">used to screen for </w:t>
      </w:r>
      <w:r w:rsidR="00DA0255" w:rsidRPr="001C257F">
        <w:rPr>
          <w:rFonts w:ascii="Arial" w:eastAsia="Times New Roman" w:hAnsi="Arial" w:cs="Arial"/>
          <w:color w:val="000000"/>
          <w:sz w:val="22"/>
          <w:szCs w:val="22"/>
        </w:rPr>
        <w:t>factors that cause rejection</w:t>
      </w:r>
      <w:r w:rsidR="001A195A" w:rsidRPr="001C257F">
        <w:rPr>
          <w:rFonts w:ascii="Arial" w:eastAsia="Times New Roman" w:hAnsi="Arial" w:cs="Arial"/>
          <w:color w:val="000000"/>
          <w:sz w:val="22"/>
          <w:szCs w:val="22"/>
        </w:rPr>
        <w:t>,</w:t>
      </w:r>
      <w:ins w:id="9" w:author="Maggo, Simran" w:date="2022-11-04T08:19:00Z">
        <w:r w:rsidR="00B832D0">
          <w:rPr>
            <w:rFonts w:ascii="Arial" w:eastAsia="Times New Roman" w:hAnsi="Arial" w:cs="Arial"/>
            <w:color w:val="000000"/>
            <w:sz w:val="22"/>
            <w:szCs w:val="22"/>
          </w:rPr>
          <w:t xml:space="preserve"> in</w:t>
        </w:r>
      </w:ins>
      <w:ins w:id="10" w:author="Maggo, Simran" w:date="2022-11-04T08:20:00Z">
        <w:r w:rsidR="00B832D0">
          <w:rPr>
            <w:rFonts w:ascii="Arial" w:eastAsia="Times New Roman" w:hAnsi="Arial" w:cs="Arial"/>
            <w:color w:val="000000"/>
            <w:sz w:val="22"/>
            <w:szCs w:val="22"/>
          </w:rPr>
          <w:t>cluding,</w:t>
        </w:r>
      </w:ins>
      <w:r w:rsidR="001A195A" w:rsidRPr="001C257F">
        <w:rPr>
          <w:rFonts w:ascii="Arial" w:eastAsia="Times New Roman" w:hAnsi="Arial" w:cs="Arial"/>
          <w:color w:val="000000"/>
          <w:sz w:val="22"/>
          <w:szCs w:val="22"/>
        </w:rPr>
        <w:t xml:space="preserve"> events that precede clinical rejection and/o</w:t>
      </w:r>
      <w:r w:rsidR="00AC582B" w:rsidRPr="001C257F">
        <w:rPr>
          <w:rFonts w:ascii="Arial" w:eastAsia="Times New Roman" w:hAnsi="Arial" w:cs="Arial"/>
          <w:color w:val="000000"/>
          <w:sz w:val="22"/>
          <w:szCs w:val="22"/>
        </w:rPr>
        <w:t>r, early stages of rejection</w:t>
      </w:r>
      <w:ins w:id="11" w:author="Maggo, Simran" w:date="2022-11-04T08:20:00Z">
        <w:r w:rsidR="00B832D0">
          <w:rPr>
            <w:rFonts w:ascii="Arial" w:eastAsia="Times New Roman" w:hAnsi="Arial" w:cs="Arial"/>
            <w:color w:val="000000"/>
            <w:sz w:val="22"/>
            <w:szCs w:val="22"/>
          </w:rPr>
          <w:t>. This in turn</w:t>
        </w:r>
      </w:ins>
      <w:r w:rsidR="00DA0255" w:rsidRPr="001C257F">
        <w:rPr>
          <w:rFonts w:ascii="Arial" w:eastAsia="Times New Roman" w:hAnsi="Arial" w:cs="Arial"/>
          <w:color w:val="000000"/>
          <w:sz w:val="22"/>
          <w:szCs w:val="22"/>
        </w:rPr>
        <w:t xml:space="preserve"> </w:t>
      </w:r>
      <w:r w:rsidRPr="001C257F">
        <w:rPr>
          <w:rFonts w:ascii="Arial" w:eastAsia="Times New Roman" w:hAnsi="Arial" w:cs="Arial"/>
          <w:color w:val="000000"/>
          <w:sz w:val="22"/>
          <w:szCs w:val="22"/>
        </w:rPr>
        <w:t>could allow</w:t>
      </w:r>
      <w:r w:rsidR="00763063" w:rsidRPr="001C257F">
        <w:rPr>
          <w:rFonts w:ascii="Arial" w:eastAsia="Times New Roman" w:hAnsi="Arial" w:cs="Arial"/>
          <w:color w:val="000000"/>
          <w:sz w:val="22"/>
          <w:szCs w:val="22"/>
        </w:rPr>
        <w:t xml:space="preserve"> </w:t>
      </w:r>
      <w:r w:rsidR="00731126" w:rsidRPr="001C257F">
        <w:rPr>
          <w:rFonts w:ascii="Arial" w:eastAsia="Times New Roman" w:hAnsi="Arial" w:cs="Arial"/>
          <w:color w:val="000000"/>
          <w:sz w:val="22"/>
          <w:szCs w:val="22"/>
        </w:rPr>
        <w:t xml:space="preserve">therapeutic </w:t>
      </w:r>
      <w:r w:rsidRPr="001C257F">
        <w:rPr>
          <w:rFonts w:ascii="Arial" w:eastAsia="Times New Roman" w:hAnsi="Arial" w:cs="Arial"/>
          <w:color w:val="000000"/>
          <w:sz w:val="22"/>
          <w:szCs w:val="22"/>
        </w:rPr>
        <w:t>intervention</w:t>
      </w:r>
      <w:r w:rsidR="00763063" w:rsidRPr="001C257F">
        <w:rPr>
          <w:rFonts w:ascii="Arial" w:eastAsia="Times New Roman" w:hAnsi="Arial" w:cs="Arial"/>
          <w:color w:val="000000"/>
          <w:sz w:val="22"/>
          <w:szCs w:val="22"/>
        </w:rPr>
        <w:t>s</w:t>
      </w:r>
      <w:r w:rsidRPr="001C257F">
        <w:rPr>
          <w:rFonts w:ascii="Arial" w:eastAsia="Times New Roman" w:hAnsi="Arial" w:cs="Arial"/>
          <w:color w:val="000000"/>
          <w:sz w:val="22"/>
          <w:szCs w:val="22"/>
        </w:rPr>
        <w:t xml:space="preserve"> that would prevent </w:t>
      </w:r>
      <w:r w:rsidR="00047B73" w:rsidRPr="001C257F">
        <w:rPr>
          <w:rFonts w:ascii="Arial" w:eastAsia="Times New Roman" w:hAnsi="Arial" w:cs="Arial"/>
          <w:color w:val="000000"/>
          <w:sz w:val="22"/>
          <w:szCs w:val="22"/>
        </w:rPr>
        <w:t xml:space="preserve">irreversible </w:t>
      </w:r>
      <w:r w:rsidR="004D74F8" w:rsidRPr="001C257F">
        <w:rPr>
          <w:rFonts w:ascii="Arial" w:eastAsia="Times New Roman" w:hAnsi="Arial" w:cs="Arial"/>
          <w:color w:val="000000"/>
          <w:sz w:val="22"/>
          <w:szCs w:val="22"/>
        </w:rPr>
        <w:t>organ</w:t>
      </w:r>
      <w:r w:rsidRPr="001C257F">
        <w:rPr>
          <w:rFonts w:ascii="Arial" w:eastAsia="Times New Roman" w:hAnsi="Arial" w:cs="Arial"/>
          <w:color w:val="000000"/>
          <w:sz w:val="22"/>
          <w:szCs w:val="22"/>
        </w:rPr>
        <w:t xml:space="preserve"> damage</w:t>
      </w:r>
      <w:r w:rsidR="0073592D" w:rsidRPr="001C257F">
        <w:rPr>
          <w:rFonts w:ascii="Arial" w:eastAsia="Times New Roman" w:hAnsi="Arial" w:cs="Arial"/>
          <w:color w:val="000000"/>
          <w:sz w:val="22"/>
          <w:szCs w:val="22"/>
        </w:rPr>
        <w:t xml:space="preserve"> </w:t>
      </w:r>
      <w:r w:rsidR="009A6BF7" w:rsidRPr="001C257F">
        <w:rPr>
          <w:rFonts w:ascii="Arial" w:eastAsia="Times New Roman" w:hAnsi="Arial" w:cs="Arial"/>
          <w:color w:val="000000"/>
          <w:sz w:val="22"/>
          <w:szCs w:val="22"/>
        </w:rPr>
        <w:t>and offer new opportunities to achieve</w:t>
      </w:r>
      <w:r w:rsidR="001538D7" w:rsidRPr="001C257F">
        <w:rPr>
          <w:rFonts w:ascii="Arial" w:eastAsia="Times New Roman" w:hAnsi="Arial" w:cs="Arial"/>
          <w:color w:val="000000"/>
          <w:sz w:val="22"/>
          <w:szCs w:val="22"/>
        </w:rPr>
        <w:t xml:space="preserve"> </w:t>
      </w:r>
      <w:r w:rsidR="005F718B" w:rsidRPr="001C257F">
        <w:rPr>
          <w:rFonts w:ascii="Arial" w:eastAsia="Times New Roman" w:hAnsi="Arial" w:cs="Arial"/>
          <w:color w:val="000000"/>
          <w:sz w:val="22"/>
          <w:szCs w:val="22"/>
        </w:rPr>
        <w:t>lifetime graft survival</w:t>
      </w:r>
      <w:r w:rsidR="00DA0255" w:rsidRPr="001C257F">
        <w:rPr>
          <w:rFonts w:ascii="Arial" w:eastAsia="Times New Roman" w:hAnsi="Arial" w:cs="Arial"/>
          <w:color w:val="000000"/>
          <w:sz w:val="22"/>
          <w:szCs w:val="22"/>
        </w:rPr>
        <w:t xml:space="preserve">.  </w:t>
      </w:r>
    </w:p>
    <w:p w14:paraId="7FB8B21E" w14:textId="77777777" w:rsidR="00763063" w:rsidRPr="001C257F" w:rsidRDefault="00763063" w:rsidP="000B165C">
      <w:pPr>
        <w:rPr>
          <w:rFonts w:ascii="Arial" w:eastAsia="Times New Roman" w:hAnsi="Arial" w:cs="Arial"/>
          <w:color w:val="000000"/>
          <w:sz w:val="22"/>
          <w:szCs w:val="22"/>
        </w:rPr>
      </w:pPr>
    </w:p>
    <w:p w14:paraId="7E725105" w14:textId="070F10B7" w:rsidR="00BD3E62" w:rsidRPr="001C257F" w:rsidRDefault="007418FE" w:rsidP="009C6295">
      <w:pPr>
        <w:rPr>
          <w:rFonts w:ascii="Arial" w:eastAsia="Times New Roman" w:hAnsi="Arial" w:cs="Arial"/>
          <w:color w:val="000000"/>
          <w:sz w:val="22"/>
          <w:szCs w:val="22"/>
        </w:rPr>
      </w:pPr>
      <w:r w:rsidRPr="001C257F">
        <w:rPr>
          <w:rFonts w:ascii="Arial" w:eastAsia="Times New Roman" w:hAnsi="Arial" w:cs="Arial"/>
          <w:color w:val="000000"/>
          <w:sz w:val="22"/>
          <w:szCs w:val="22"/>
        </w:rPr>
        <w:t>O</w:t>
      </w:r>
      <w:r w:rsidR="006C42B2" w:rsidRPr="001C257F">
        <w:rPr>
          <w:rFonts w:ascii="Arial" w:eastAsia="Times New Roman" w:hAnsi="Arial" w:cs="Arial"/>
          <w:color w:val="000000"/>
          <w:sz w:val="22"/>
          <w:szCs w:val="22"/>
        </w:rPr>
        <w:t>ne of the most promising biomarkers for early detection of damage to transplanted organs</w:t>
      </w:r>
      <w:r w:rsidR="00591F02" w:rsidRPr="001C257F">
        <w:rPr>
          <w:rFonts w:ascii="Arial" w:eastAsia="Times New Roman" w:hAnsi="Arial" w:cs="Arial"/>
          <w:color w:val="000000"/>
          <w:sz w:val="22"/>
          <w:szCs w:val="22"/>
        </w:rPr>
        <w:t xml:space="preserve"> is </w:t>
      </w:r>
      <w:r w:rsidR="006C42B2" w:rsidRPr="001C257F">
        <w:rPr>
          <w:rFonts w:ascii="Arial" w:eastAsia="Times New Roman" w:hAnsi="Arial" w:cs="Arial"/>
          <w:color w:val="000000"/>
          <w:sz w:val="22"/>
          <w:szCs w:val="22"/>
        </w:rPr>
        <w:t xml:space="preserve">donor-derived cell-free </w:t>
      </w:r>
      <w:r w:rsidR="00385830" w:rsidRPr="001C257F">
        <w:rPr>
          <w:rFonts w:ascii="Arial" w:eastAsia="Times New Roman" w:hAnsi="Arial" w:cs="Arial"/>
          <w:color w:val="000000"/>
          <w:sz w:val="22"/>
          <w:szCs w:val="22"/>
        </w:rPr>
        <w:t>nuclear</w:t>
      </w:r>
      <w:r w:rsidR="006C42B2" w:rsidRPr="001C257F">
        <w:rPr>
          <w:rFonts w:ascii="Arial" w:eastAsia="Times New Roman" w:hAnsi="Arial" w:cs="Arial"/>
          <w:color w:val="000000"/>
          <w:sz w:val="22"/>
          <w:szCs w:val="22"/>
        </w:rPr>
        <w:t xml:space="preserve"> DNA (DD-</w:t>
      </w:r>
      <w:proofErr w:type="spellStart"/>
      <w:r w:rsidR="006C42B2" w:rsidRPr="001C257F">
        <w:rPr>
          <w:rFonts w:ascii="Arial" w:eastAsia="Times New Roman" w:hAnsi="Arial" w:cs="Arial"/>
          <w:color w:val="000000"/>
          <w:sz w:val="22"/>
          <w:szCs w:val="22"/>
        </w:rPr>
        <w:t>cf</w:t>
      </w:r>
      <w:proofErr w:type="spellEnd"/>
      <w:r w:rsidR="006C42B2" w:rsidRPr="001C257F">
        <w:rPr>
          <w:rFonts w:ascii="Arial" w:eastAsia="Times New Roman" w:hAnsi="Arial" w:cs="Arial"/>
          <w:color w:val="000000"/>
          <w:sz w:val="22"/>
          <w:szCs w:val="22"/>
        </w:rPr>
        <w:t xml:space="preserve"> </w:t>
      </w:r>
      <w:proofErr w:type="spellStart"/>
      <w:r w:rsidR="00385830" w:rsidRPr="001C257F">
        <w:rPr>
          <w:rFonts w:ascii="Arial" w:eastAsia="Times New Roman" w:hAnsi="Arial" w:cs="Arial"/>
          <w:color w:val="000000"/>
          <w:sz w:val="22"/>
          <w:szCs w:val="22"/>
        </w:rPr>
        <w:t>n</w:t>
      </w:r>
      <w:r w:rsidR="006C42B2" w:rsidRPr="001C257F">
        <w:rPr>
          <w:rFonts w:ascii="Arial" w:eastAsia="Times New Roman" w:hAnsi="Arial" w:cs="Arial"/>
          <w:color w:val="000000"/>
          <w:sz w:val="22"/>
          <w:szCs w:val="22"/>
        </w:rPr>
        <w:t>DNA</w:t>
      </w:r>
      <w:proofErr w:type="spellEnd"/>
      <w:r w:rsidR="006C42B2" w:rsidRPr="001C257F">
        <w:rPr>
          <w:rFonts w:ascii="Arial" w:eastAsia="Times New Roman" w:hAnsi="Arial" w:cs="Arial"/>
          <w:color w:val="000000"/>
          <w:sz w:val="22"/>
          <w:szCs w:val="22"/>
        </w:rPr>
        <w:t xml:space="preserve">) in blood (xx Edwards et al).  </w:t>
      </w:r>
      <w:r w:rsidR="000B165C" w:rsidRPr="001C257F">
        <w:rPr>
          <w:rFonts w:ascii="Arial" w:eastAsia="Times New Roman" w:hAnsi="Arial" w:cs="Arial"/>
          <w:color w:val="000000"/>
          <w:sz w:val="22"/>
          <w:szCs w:val="22"/>
        </w:rPr>
        <w:t xml:space="preserve">However, current </w:t>
      </w:r>
      <w:r w:rsidR="00EF273C" w:rsidRPr="001C257F">
        <w:rPr>
          <w:rFonts w:ascii="Arial" w:eastAsia="Times New Roman" w:hAnsi="Arial" w:cs="Arial"/>
          <w:color w:val="000000"/>
          <w:sz w:val="22"/>
          <w:szCs w:val="22"/>
        </w:rPr>
        <w:t>tests</w:t>
      </w:r>
      <w:r w:rsidR="000B165C" w:rsidRPr="001C257F">
        <w:rPr>
          <w:rFonts w:ascii="Arial" w:eastAsia="Times New Roman" w:hAnsi="Arial" w:cs="Arial"/>
          <w:color w:val="000000"/>
          <w:sz w:val="22"/>
          <w:szCs w:val="22"/>
        </w:rPr>
        <w:t xml:space="preserve"> </w:t>
      </w:r>
      <w:r w:rsidR="006C42B2" w:rsidRPr="001C257F">
        <w:rPr>
          <w:rFonts w:ascii="Arial" w:eastAsia="Times New Roman" w:hAnsi="Arial" w:cs="Arial"/>
          <w:color w:val="000000"/>
          <w:sz w:val="22"/>
          <w:szCs w:val="22"/>
        </w:rPr>
        <w:t>have</w:t>
      </w:r>
      <w:r w:rsidR="0014467F" w:rsidRPr="001C257F">
        <w:rPr>
          <w:rFonts w:ascii="Arial" w:eastAsia="Times New Roman" w:hAnsi="Arial" w:cs="Arial"/>
          <w:color w:val="000000"/>
          <w:sz w:val="22"/>
          <w:szCs w:val="22"/>
        </w:rPr>
        <w:t xml:space="preserve"> </w:t>
      </w:r>
      <w:r w:rsidR="00886F99" w:rsidRPr="001C257F">
        <w:rPr>
          <w:rFonts w:ascii="Arial" w:eastAsia="Times New Roman" w:hAnsi="Arial" w:cs="Arial"/>
          <w:color w:val="000000"/>
          <w:sz w:val="22"/>
          <w:szCs w:val="22"/>
        </w:rPr>
        <w:t xml:space="preserve">significant </w:t>
      </w:r>
      <w:r w:rsidR="00266113" w:rsidRPr="001C257F">
        <w:rPr>
          <w:rFonts w:ascii="Arial" w:eastAsia="Times New Roman" w:hAnsi="Arial" w:cs="Arial"/>
          <w:color w:val="000000"/>
          <w:sz w:val="22"/>
          <w:szCs w:val="22"/>
        </w:rPr>
        <w:t xml:space="preserve">limitations </w:t>
      </w:r>
      <w:r w:rsidR="006C42B2" w:rsidRPr="001C257F">
        <w:rPr>
          <w:rFonts w:ascii="Arial" w:eastAsia="Times New Roman" w:hAnsi="Arial" w:cs="Arial"/>
          <w:color w:val="000000"/>
          <w:sz w:val="22"/>
          <w:szCs w:val="22"/>
        </w:rPr>
        <w:t xml:space="preserve">including </w:t>
      </w:r>
      <w:r w:rsidR="007E0C6B" w:rsidRPr="001C257F">
        <w:rPr>
          <w:rFonts w:ascii="Arial" w:eastAsia="Times New Roman" w:hAnsi="Arial" w:cs="Arial"/>
          <w:color w:val="000000"/>
          <w:sz w:val="22"/>
          <w:szCs w:val="22"/>
        </w:rPr>
        <w:t xml:space="preserve">(1) </w:t>
      </w:r>
      <w:r w:rsidR="006C42B2" w:rsidRPr="001C257F">
        <w:rPr>
          <w:rFonts w:ascii="Arial" w:eastAsia="Times New Roman" w:hAnsi="Arial" w:cs="Arial"/>
          <w:color w:val="000000"/>
          <w:sz w:val="22"/>
          <w:szCs w:val="22"/>
        </w:rPr>
        <w:t xml:space="preserve">cost </w:t>
      </w:r>
      <w:r w:rsidR="009C6295" w:rsidRPr="001C257F">
        <w:rPr>
          <w:rFonts w:ascii="Arial" w:eastAsia="Times New Roman" w:hAnsi="Arial" w:cs="Arial"/>
          <w:color w:val="000000"/>
          <w:sz w:val="22"/>
          <w:szCs w:val="22"/>
        </w:rPr>
        <w:t xml:space="preserve">that is </w:t>
      </w:r>
      <w:r w:rsidR="006C42B2" w:rsidRPr="001C257F">
        <w:rPr>
          <w:rFonts w:ascii="Arial" w:eastAsia="Times New Roman" w:hAnsi="Arial" w:cs="Arial"/>
          <w:color w:val="000000"/>
          <w:sz w:val="22"/>
          <w:szCs w:val="22"/>
        </w:rPr>
        <w:t xml:space="preserve">too high </w:t>
      </w:r>
      <w:del w:id="12" w:author="Maggo, Simran" w:date="2022-11-04T08:21:00Z">
        <w:r w:rsidR="006C42B2" w:rsidRPr="001C257F" w:rsidDel="00B832D0">
          <w:rPr>
            <w:rFonts w:ascii="Arial" w:eastAsia="Times New Roman" w:hAnsi="Arial" w:cs="Arial"/>
            <w:color w:val="000000"/>
            <w:sz w:val="22"/>
            <w:szCs w:val="22"/>
          </w:rPr>
          <w:delText>to be used as a screening test</w:delText>
        </w:r>
      </w:del>
      <w:ins w:id="13" w:author="Maggo, Simran" w:date="2022-11-04T08:21:00Z">
        <w:r w:rsidR="00B832D0">
          <w:rPr>
            <w:rFonts w:ascii="Arial" w:eastAsia="Times New Roman" w:hAnsi="Arial" w:cs="Arial"/>
            <w:color w:val="000000"/>
            <w:sz w:val="22"/>
            <w:szCs w:val="22"/>
          </w:rPr>
          <w:t>for routine and regular screening</w:t>
        </w:r>
      </w:ins>
      <w:r w:rsidR="006C42B2" w:rsidRPr="001C257F">
        <w:rPr>
          <w:rFonts w:ascii="Arial" w:eastAsia="Times New Roman" w:hAnsi="Arial" w:cs="Arial"/>
          <w:color w:val="000000"/>
          <w:sz w:val="22"/>
          <w:szCs w:val="22"/>
        </w:rPr>
        <w:t xml:space="preserve"> (xx ref), </w:t>
      </w:r>
      <w:r w:rsidR="007E0C6B" w:rsidRPr="001C257F">
        <w:rPr>
          <w:rFonts w:ascii="Arial" w:eastAsia="Times New Roman" w:hAnsi="Arial" w:cs="Arial"/>
          <w:color w:val="000000"/>
          <w:sz w:val="22"/>
          <w:szCs w:val="22"/>
        </w:rPr>
        <w:t xml:space="preserve">(2) </w:t>
      </w:r>
      <w:r w:rsidR="006C42B2" w:rsidRPr="001C257F">
        <w:rPr>
          <w:rFonts w:ascii="Arial" w:eastAsia="Times New Roman" w:hAnsi="Arial" w:cs="Arial"/>
          <w:color w:val="000000"/>
          <w:sz w:val="22"/>
          <w:szCs w:val="22"/>
        </w:rPr>
        <w:t xml:space="preserve">specimen </w:t>
      </w:r>
      <w:ins w:id="14" w:author="Maggo, Simran" w:date="2022-11-04T08:21:00Z">
        <w:r w:rsidR="00B832D0">
          <w:rPr>
            <w:rFonts w:ascii="Arial" w:eastAsia="Times New Roman" w:hAnsi="Arial" w:cs="Arial"/>
            <w:color w:val="000000"/>
            <w:sz w:val="22"/>
            <w:szCs w:val="22"/>
          </w:rPr>
          <w:t>vo</w:t>
        </w:r>
      </w:ins>
      <w:ins w:id="15" w:author="Maggo, Simran" w:date="2022-11-04T08:22:00Z">
        <w:r w:rsidR="00B832D0">
          <w:rPr>
            <w:rFonts w:ascii="Arial" w:eastAsia="Times New Roman" w:hAnsi="Arial" w:cs="Arial"/>
            <w:color w:val="000000"/>
            <w:sz w:val="22"/>
            <w:szCs w:val="22"/>
          </w:rPr>
          <w:t xml:space="preserve">lume </w:t>
        </w:r>
      </w:ins>
      <w:r w:rsidR="006C42B2" w:rsidRPr="001C257F">
        <w:rPr>
          <w:rFonts w:ascii="Arial" w:eastAsia="Times New Roman" w:hAnsi="Arial" w:cs="Arial"/>
          <w:color w:val="000000"/>
          <w:sz w:val="22"/>
          <w:szCs w:val="22"/>
        </w:rPr>
        <w:t xml:space="preserve">requirements </w:t>
      </w:r>
      <w:r w:rsidR="000B165C" w:rsidRPr="001C257F">
        <w:rPr>
          <w:rFonts w:ascii="Arial" w:eastAsia="Times New Roman" w:hAnsi="Arial" w:cs="Arial"/>
          <w:color w:val="000000"/>
          <w:sz w:val="22"/>
          <w:szCs w:val="22"/>
        </w:rPr>
        <w:t>that are too large to repeatedly collect from small pediatric patients</w:t>
      </w:r>
      <w:r w:rsidR="006C42B2" w:rsidRPr="001C257F">
        <w:rPr>
          <w:rFonts w:ascii="Arial" w:eastAsia="Times New Roman" w:hAnsi="Arial" w:cs="Arial"/>
          <w:color w:val="000000"/>
          <w:sz w:val="22"/>
          <w:szCs w:val="22"/>
        </w:rPr>
        <w:t xml:space="preserve"> and </w:t>
      </w:r>
      <w:r w:rsidR="007E0C6B" w:rsidRPr="001C257F">
        <w:rPr>
          <w:rFonts w:ascii="Arial" w:eastAsia="Times New Roman" w:hAnsi="Arial" w:cs="Arial"/>
          <w:color w:val="000000"/>
          <w:sz w:val="22"/>
          <w:szCs w:val="22"/>
        </w:rPr>
        <w:t xml:space="preserve">(3) </w:t>
      </w:r>
      <w:r w:rsidR="006C42B2" w:rsidRPr="001C257F">
        <w:rPr>
          <w:rFonts w:ascii="Arial" w:eastAsia="Times New Roman" w:hAnsi="Arial" w:cs="Arial"/>
          <w:color w:val="000000"/>
          <w:sz w:val="22"/>
          <w:szCs w:val="22"/>
        </w:rPr>
        <w:t xml:space="preserve">turn-around-time that is </w:t>
      </w:r>
      <w:commentRangeStart w:id="16"/>
      <w:r w:rsidR="006C42B2" w:rsidRPr="001C257F">
        <w:rPr>
          <w:rFonts w:ascii="Arial" w:eastAsia="Times New Roman" w:hAnsi="Arial" w:cs="Arial"/>
          <w:color w:val="000000"/>
          <w:sz w:val="22"/>
          <w:szCs w:val="22"/>
        </w:rPr>
        <w:t>too long</w:t>
      </w:r>
      <w:commentRangeEnd w:id="16"/>
      <w:r w:rsidR="00B832D0">
        <w:rPr>
          <w:rStyle w:val="CommentReference"/>
        </w:rPr>
        <w:commentReference w:id="16"/>
      </w:r>
      <w:r w:rsidR="006C42B2" w:rsidRPr="001C257F">
        <w:rPr>
          <w:rFonts w:ascii="Arial" w:eastAsia="Times New Roman" w:hAnsi="Arial" w:cs="Arial"/>
          <w:color w:val="000000"/>
          <w:sz w:val="22"/>
          <w:szCs w:val="22"/>
        </w:rPr>
        <w:t xml:space="preserve"> </w:t>
      </w:r>
      <w:r w:rsidR="009C6295" w:rsidRPr="001C257F">
        <w:rPr>
          <w:rFonts w:ascii="Arial" w:eastAsia="Times New Roman" w:hAnsi="Arial" w:cs="Arial"/>
          <w:color w:val="000000"/>
          <w:sz w:val="22"/>
          <w:szCs w:val="22"/>
        </w:rPr>
        <w:t>when rejection is suspected</w:t>
      </w:r>
      <w:r w:rsidR="000B165C" w:rsidRPr="001C257F">
        <w:rPr>
          <w:rFonts w:ascii="Arial" w:eastAsia="Times New Roman" w:hAnsi="Arial" w:cs="Arial"/>
          <w:color w:val="000000"/>
          <w:sz w:val="22"/>
          <w:szCs w:val="22"/>
        </w:rPr>
        <w:t xml:space="preserve">. </w:t>
      </w:r>
      <w:r w:rsidR="00DE657D" w:rsidRPr="001C257F">
        <w:rPr>
          <w:rFonts w:ascii="Arial" w:eastAsia="Times New Roman" w:hAnsi="Arial" w:cs="Arial"/>
          <w:color w:val="000000"/>
          <w:sz w:val="22"/>
          <w:szCs w:val="22"/>
        </w:rPr>
        <w:t>D</w:t>
      </w:r>
      <w:r w:rsidR="000B2EE7" w:rsidRPr="001C257F">
        <w:rPr>
          <w:rFonts w:ascii="Arial" w:eastAsia="Times New Roman" w:hAnsi="Arial" w:cs="Arial"/>
          <w:color w:val="000000"/>
          <w:sz w:val="22"/>
          <w:szCs w:val="22"/>
        </w:rPr>
        <w:t>onor-derived cell-free mitochondrial DNA (DD-</w:t>
      </w:r>
      <w:proofErr w:type="spellStart"/>
      <w:r w:rsidR="000B2EE7" w:rsidRPr="001C257F">
        <w:rPr>
          <w:rFonts w:ascii="Arial" w:eastAsia="Times New Roman" w:hAnsi="Arial" w:cs="Arial"/>
          <w:color w:val="000000"/>
          <w:sz w:val="22"/>
          <w:szCs w:val="22"/>
        </w:rPr>
        <w:t>cf</w:t>
      </w:r>
      <w:proofErr w:type="spellEnd"/>
      <w:r w:rsidR="000B2EE7" w:rsidRPr="001C257F">
        <w:rPr>
          <w:rFonts w:ascii="Arial" w:eastAsia="Times New Roman" w:hAnsi="Arial" w:cs="Arial"/>
          <w:color w:val="000000"/>
          <w:sz w:val="22"/>
          <w:szCs w:val="22"/>
        </w:rPr>
        <w:t xml:space="preserve"> </w:t>
      </w:r>
      <w:proofErr w:type="spellStart"/>
      <w:r w:rsidR="000B2EE7" w:rsidRPr="001C257F">
        <w:rPr>
          <w:rFonts w:ascii="Arial" w:eastAsia="Times New Roman" w:hAnsi="Arial" w:cs="Arial"/>
          <w:color w:val="000000"/>
          <w:sz w:val="22"/>
          <w:szCs w:val="22"/>
        </w:rPr>
        <w:t>mDNA</w:t>
      </w:r>
      <w:proofErr w:type="spellEnd"/>
      <w:r w:rsidR="000B2EE7" w:rsidRPr="001C257F">
        <w:rPr>
          <w:rFonts w:ascii="Arial" w:eastAsia="Times New Roman" w:hAnsi="Arial" w:cs="Arial"/>
          <w:color w:val="000000"/>
          <w:sz w:val="22"/>
          <w:szCs w:val="22"/>
        </w:rPr>
        <w:t xml:space="preserve">) </w:t>
      </w:r>
      <w:del w:id="17" w:author="Maggo, Simran" w:date="2022-11-04T08:23:00Z">
        <w:r w:rsidR="000B2EE7" w:rsidRPr="001C257F" w:rsidDel="00267ABE">
          <w:rPr>
            <w:rFonts w:ascii="Arial" w:eastAsia="Times New Roman" w:hAnsi="Arial" w:cs="Arial"/>
            <w:color w:val="000000"/>
            <w:sz w:val="22"/>
            <w:szCs w:val="22"/>
          </w:rPr>
          <w:delText>could be a</w:delText>
        </w:r>
      </w:del>
      <w:ins w:id="18" w:author="Maggo, Simran" w:date="2022-11-04T08:23:00Z">
        <w:r w:rsidR="00267ABE">
          <w:rPr>
            <w:rFonts w:ascii="Arial" w:eastAsia="Times New Roman" w:hAnsi="Arial" w:cs="Arial"/>
            <w:color w:val="000000"/>
            <w:sz w:val="22"/>
            <w:szCs w:val="22"/>
          </w:rPr>
          <w:t xml:space="preserve"> shows promise in being a</w:t>
        </w:r>
      </w:ins>
      <w:r w:rsidR="000B2EE7" w:rsidRPr="001C257F">
        <w:rPr>
          <w:rFonts w:ascii="Arial" w:eastAsia="Times New Roman" w:hAnsi="Arial" w:cs="Arial"/>
          <w:color w:val="000000"/>
          <w:sz w:val="22"/>
          <w:szCs w:val="22"/>
        </w:rPr>
        <w:t xml:space="preserve"> more sensitive transplant biomarker because the number of copies of cell-free mitochondrial DNA/ml blood can be orders of magnitude higher than the number of copies of nuclear DNA.</w:t>
      </w:r>
      <w:r w:rsidR="00806DB2" w:rsidRPr="001C257F">
        <w:rPr>
          <w:rFonts w:ascii="Arial" w:eastAsia="Times New Roman" w:hAnsi="Arial" w:cs="Arial"/>
          <w:color w:val="000000"/>
          <w:sz w:val="22"/>
          <w:szCs w:val="22"/>
        </w:rPr>
        <w:t xml:space="preserve">  </w:t>
      </w:r>
      <w:r w:rsidR="00301CE9" w:rsidRPr="001C257F">
        <w:rPr>
          <w:rFonts w:ascii="Arial" w:eastAsia="Times New Roman" w:hAnsi="Arial" w:cs="Arial"/>
          <w:color w:val="000000"/>
          <w:sz w:val="22"/>
          <w:szCs w:val="22"/>
        </w:rPr>
        <w:t xml:space="preserve">Further, </w:t>
      </w:r>
      <w:del w:id="19" w:author="Maggo, Simran" w:date="2022-11-04T08:24:00Z">
        <w:r w:rsidR="007E5E8A" w:rsidRPr="001C257F" w:rsidDel="00267ABE">
          <w:rPr>
            <w:rFonts w:ascii="Arial" w:eastAsia="Times New Roman" w:hAnsi="Arial" w:cs="Arial"/>
            <w:color w:val="000000"/>
            <w:sz w:val="22"/>
            <w:szCs w:val="22"/>
          </w:rPr>
          <w:delText>some</w:delText>
        </w:r>
        <w:r w:rsidR="00942F5A" w:rsidRPr="001C257F" w:rsidDel="00267ABE">
          <w:rPr>
            <w:rFonts w:ascii="Arial" w:eastAsia="Times New Roman" w:hAnsi="Arial" w:cs="Arial"/>
            <w:color w:val="000000"/>
            <w:sz w:val="22"/>
            <w:szCs w:val="22"/>
          </w:rPr>
          <w:delText xml:space="preserve"> forms of</w:delText>
        </w:r>
      </w:del>
      <w:r w:rsidR="00942F5A" w:rsidRPr="001C257F">
        <w:rPr>
          <w:rFonts w:ascii="Arial" w:eastAsia="Times New Roman" w:hAnsi="Arial" w:cs="Arial"/>
          <w:color w:val="000000"/>
          <w:sz w:val="22"/>
          <w:szCs w:val="22"/>
        </w:rPr>
        <w:t xml:space="preserve"> </w:t>
      </w:r>
      <w:del w:id="20" w:author="Maggo, Simran" w:date="2022-11-04T08:25:00Z">
        <w:r w:rsidR="00942F5A" w:rsidRPr="001C257F" w:rsidDel="00267ABE">
          <w:rPr>
            <w:rFonts w:ascii="Arial" w:eastAsia="Times New Roman" w:hAnsi="Arial" w:cs="Arial"/>
            <w:color w:val="000000"/>
            <w:sz w:val="22"/>
            <w:szCs w:val="22"/>
          </w:rPr>
          <w:delText>cf-</w:delText>
        </w:r>
      </w:del>
      <w:ins w:id="21" w:author="Maggo, Simran" w:date="2022-11-04T08:25:00Z">
        <w:r w:rsidR="00267ABE">
          <w:rPr>
            <w:rFonts w:ascii="Arial" w:eastAsia="Times New Roman" w:hAnsi="Arial" w:cs="Arial"/>
            <w:color w:val="000000"/>
            <w:sz w:val="22"/>
            <w:szCs w:val="22"/>
          </w:rPr>
          <w:t xml:space="preserve">literature now indicates that changes in </w:t>
        </w:r>
        <w:proofErr w:type="spellStart"/>
        <w:r w:rsidR="00267ABE">
          <w:rPr>
            <w:rFonts w:ascii="Arial" w:eastAsia="Times New Roman" w:hAnsi="Arial" w:cs="Arial"/>
            <w:color w:val="000000"/>
            <w:sz w:val="22"/>
            <w:szCs w:val="22"/>
          </w:rPr>
          <w:t>cf</w:t>
        </w:r>
      </w:ins>
      <w:r w:rsidR="00942F5A" w:rsidRPr="001C257F">
        <w:rPr>
          <w:rFonts w:ascii="Arial" w:eastAsia="Times New Roman" w:hAnsi="Arial" w:cs="Arial"/>
          <w:color w:val="000000"/>
          <w:sz w:val="22"/>
          <w:szCs w:val="22"/>
        </w:rPr>
        <w:t>mtDNA</w:t>
      </w:r>
      <w:proofErr w:type="spellEnd"/>
      <w:r w:rsidR="00942F5A" w:rsidRPr="001C257F">
        <w:rPr>
          <w:rFonts w:ascii="Arial" w:eastAsia="Times New Roman" w:hAnsi="Arial" w:cs="Arial"/>
          <w:color w:val="000000"/>
          <w:sz w:val="22"/>
          <w:szCs w:val="22"/>
        </w:rPr>
        <w:t xml:space="preserve"> are </w:t>
      </w:r>
      <w:ins w:id="22" w:author="Maggo, Simran" w:date="2022-11-04T08:25:00Z">
        <w:r w:rsidR="00267ABE">
          <w:rPr>
            <w:rFonts w:ascii="Arial" w:eastAsia="Times New Roman" w:hAnsi="Arial" w:cs="Arial"/>
            <w:color w:val="000000"/>
            <w:sz w:val="22"/>
            <w:szCs w:val="22"/>
          </w:rPr>
          <w:t xml:space="preserve">associated </w:t>
        </w:r>
      </w:ins>
      <w:ins w:id="23" w:author="Maggo, Simran" w:date="2022-11-04T08:26:00Z">
        <w:r w:rsidR="00267ABE">
          <w:rPr>
            <w:rFonts w:ascii="Arial" w:eastAsia="Times New Roman" w:hAnsi="Arial" w:cs="Arial"/>
            <w:color w:val="000000"/>
            <w:sz w:val="22"/>
            <w:szCs w:val="22"/>
          </w:rPr>
          <w:t xml:space="preserve">with activation of cellular </w:t>
        </w:r>
      </w:ins>
      <w:r w:rsidR="00942F5A" w:rsidRPr="001C257F">
        <w:rPr>
          <w:rFonts w:ascii="Arial" w:eastAsia="Times New Roman" w:hAnsi="Arial" w:cs="Arial"/>
          <w:color w:val="000000"/>
          <w:sz w:val="22"/>
          <w:szCs w:val="22"/>
        </w:rPr>
        <w:t>pro-inflammatory</w:t>
      </w:r>
      <w:ins w:id="24" w:author="Maggo, Simran" w:date="2022-11-04T08:26:00Z">
        <w:r w:rsidR="00267ABE">
          <w:rPr>
            <w:rFonts w:ascii="Arial" w:eastAsia="Times New Roman" w:hAnsi="Arial" w:cs="Arial"/>
            <w:color w:val="000000"/>
            <w:sz w:val="22"/>
            <w:szCs w:val="22"/>
          </w:rPr>
          <w:t xml:space="preserve"> pathways</w:t>
        </w:r>
      </w:ins>
      <w:r w:rsidR="007E5E8A" w:rsidRPr="001C257F">
        <w:rPr>
          <w:rFonts w:ascii="Arial" w:eastAsia="Times New Roman" w:hAnsi="Arial" w:cs="Arial"/>
          <w:color w:val="000000"/>
          <w:sz w:val="22"/>
          <w:szCs w:val="22"/>
        </w:rPr>
        <w:t xml:space="preserve"> which </w:t>
      </w:r>
      <w:r w:rsidR="000F4382" w:rsidRPr="001C257F">
        <w:rPr>
          <w:rFonts w:ascii="Arial" w:eastAsia="Times New Roman" w:hAnsi="Arial" w:cs="Arial"/>
          <w:color w:val="000000"/>
          <w:sz w:val="22"/>
          <w:szCs w:val="22"/>
        </w:rPr>
        <w:t>raises</w:t>
      </w:r>
      <w:r w:rsidR="00942F5A" w:rsidRPr="001C257F">
        <w:rPr>
          <w:rFonts w:ascii="Arial" w:eastAsia="Times New Roman" w:hAnsi="Arial" w:cs="Arial"/>
          <w:color w:val="000000"/>
          <w:sz w:val="22"/>
          <w:szCs w:val="22"/>
        </w:rPr>
        <w:t xml:space="preserve"> the possibility </w:t>
      </w:r>
      <w:r w:rsidR="00301CE9" w:rsidRPr="001C257F">
        <w:rPr>
          <w:rFonts w:ascii="Arial" w:eastAsia="Times New Roman" w:hAnsi="Arial" w:cs="Arial"/>
          <w:color w:val="000000"/>
          <w:sz w:val="22"/>
          <w:szCs w:val="22"/>
        </w:rPr>
        <w:t>that</w:t>
      </w:r>
      <w:r w:rsidR="00942F5A" w:rsidRPr="001C257F">
        <w:rPr>
          <w:rFonts w:ascii="Arial" w:eastAsia="Times New Roman" w:hAnsi="Arial" w:cs="Arial"/>
          <w:color w:val="000000"/>
          <w:sz w:val="22"/>
          <w:szCs w:val="22"/>
        </w:rPr>
        <w:t xml:space="preserve"> </w:t>
      </w:r>
      <w:del w:id="25" w:author="Maggo, Simran" w:date="2022-11-04T08:26:00Z">
        <w:r w:rsidR="00BA7E4B" w:rsidRPr="001C257F" w:rsidDel="00267ABE">
          <w:rPr>
            <w:rFonts w:ascii="Arial" w:eastAsia="Times New Roman" w:hAnsi="Arial" w:cs="Arial"/>
            <w:color w:val="000000"/>
            <w:sz w:val="22"/>
            <w:szCs w:val="22"/>
          </w:rPr>
          <w:delText>it</w:delText>
        </w:r>
        <w:r w:rsidR="007906AE" w:rsidRPr="001C257F" w:rsidDel="00267ABE">
          <w:rPr>
            <w:rFonts w:ascii="Arial" w:eastAsia="Times New Roman" w:hAnsi="Arial" w:cs="Arial"/>
            <w:color w:val="000000"/>
            <w:sz w:val="22"/>
            <w:szCs w:val="22"/>
          </w:rPr>
          <w:delText xml:space="preserve"> </w:delText>
        </w:r>
      </w:del>
      <w:proofErr w:type="spellStart"/>
      <w:ins w:id="26" w:author="Maggo, Simran" w:date="2022-11-04T08:26:00Z">
        <w:r w:rsidR="00267ABE">
          <w:rPr>
            <w:rFonts w:ascii="Arial" w:eastAsia="Times New Roman" w:hAnsi="Arial" w:cs="Arial"/>
            <w:color w:val="000000"/>
            <w:sz w:val="22"/>
            <w:szCs w:val="22"/>
          </w:rPr>
          <w:t>cfmtDNA</w:t>
        </w:r>
        <w:proofErr w:type="spellEnd"/>
        <w:r w:rsidR="00267ABE" w:rsidRPr="001C257F">
          <w:rPr>
            <w:rFonts w:ascii="Arial" w:eastAsia="Times New Roman" w:hAnsi="Arial" w:cs="Arial"/>
            <w:color w:val="000000"/>
            <w:sz w:val="22"/>
            <w:szCs w:val="22"/>
          </w:rPr>
          <w:t xml:space="preserve"> </w:t>
        </w:r>
      </w:ins>
      <w:r w:rsidR="008D2115" w:rsidRPr="001C257F">
        <w:rPr>
          <w:rFonts w:ascii="Arial" w:eastAsia="Times New Roman" w:hAnsi="Arial" w:cs="Arial"/>
          <w:color w:val="000000"/>
          <w:sz w:val="22"/>
          <w:szCs w:val="22"/>
        </w:rPr>
        <w:t xml:space="preserve">could play an important role in </w:t>
      </w:r>
      <w:r w:rsidR="00166FDF" w:rsidRPr="001C257F">
        <w:rPr>
          <w:rFonts w:ascii="Arial" w:eastAsia="Times New Roman" w:hAnsi="Arial" w:cs="Arial"/>
          <w:color w:val="000000"/>
          <w:sz w:val="22"/>
          <w:szCs w:val="22"/>
        </w:rPr>
        <w:t>organ rejection</w:t>
      </w:r>
      <w:del w:id="27" w:author="Maggo, Simran" w:date="2022-11-04T08:27:00Z">
        <w:r w:rsidR="00F969DC" w:rsidRPr="001C257F" w:rsidDel="00267ABE">
          <w:rPr>
            <w:rFonts w:ascii="Arial" w:eastAsia="Times New Roman" w:hAnsi="Arial" w:cs="Arial"/>
            <w:color w:val="000000"/>
            <w:sz w:val="22"/>
            <w:szCs w:val="22"/>
          </w:rPr>
          <w:delText xml:space="preserve"> and </w:delText>
        </w:r>
        <w:r w:rsidR="004035B9" w:rsidRPr="001C257F" w:rsidDel="00267ABE">
          <w:rPr>
            <w:rFonts w:ascii="Arial" w:eastAsia="Times New Roman" w:hAnsi="Arial" w:cs="Arial"/>
            <w:color w:val="000000"/>
            <w:sz w:val="22"/>
            <w:szCs w:val="22"/>
          </w:rPr>
          <w:delText xml:space="preserve">other </w:delText>
        </w:r>
        <w:r w:rsidR="00C47FCF" w:rsidRPr="001C257F" w:rsidDel="00267ABE">
          <w:rPr>
            <w:rFonts w:ascii="Arial" w:eastAsia="Times New Roman" w:hAnsi="Arial" w:cs="Arial"/>
            <w:color w:val="000000"/>
            <w:sz w:val="22"/>
            <w:szCs w:val="22"/>
          </w:rPr>
          <w:delText xml:space="preserve">inflammatory </w:delText>
        </w:r>
        <w:r w:rsidR="004035B9" w:rsidRPr="001C257F" w:rsidDel="00267ABE">
          <w:rPr>
            <w:rFonts w:ascii="Arial" w:eastAsia="Times New Roman" w:hAnsi="Arial" w:cs="Arial"/>
            <w:color w:val="000000"/>
            <w:sz w:val="22"/>
            <w:szCs w:val="22"/>
          </w:rPr>
          <w:delText>diseases</w:delText>
        </w:r>
      </w:del>
      <w:r w:rsidR="00C47FCF" w:rsidRPr="001C257F">
        <w:rPr>
          <w:rFonts w:ascii="Arial" w:eastAsia="Times New Roman" w:hAnsi="Arial" w:cs="Arial"/>
          <w:color w:val="000000"/>
          <w:sz w:val="22"/>
          <w:szCs w:val="22"/>
        </w:rPr>
        <w:t xml:space="preserve">.  </w:t>
      </w:r>
    </w:p>
    <w:p w14:paraId="16266A0C" w14:textId="77777777" w:rsidR="00BD3E62" w:rsidRPr="001C257F" w:rsidRDefault="00BD3E62" w:rsidP="009C6295">
      <w:pPr>
        <w:rPr>
          <w:rFonts w:ascii="Arial" w:eastAsia="Times New Roman" w:hAnsi="Arial" w:cs="Arial"/>
          <w:color w:val="000000"/>
          <w:sz w:val="22"/>
          <w:szCs w:val="22"/>
        </w:rPr>
      </w:pPr>
    </w:p>
    <w:p w14:paraId="1397B166" w14:textId="7E5EE62A" w:rsidR="00D720BC" w:rsidRPr="001C257F" w:rsidRDefault="00C47FCF" w:rsidP="009C6295">
      <w:pPr>
        <w:rPr>
          <w:rFonts w:ascii="Arial" w:eastAsia="Times New Roman" w:hAnsi="Arial" w:cs="Arial"/>
          <w:color w:val="000000"/>
          <w:sz w:val="22"/>
          <w:szCs w:val="22"/>
        </w:rPr>
      </w:pPr>
      <w:r w:rsidRPr="001C257F">
        <w:rPr>
          <w:rFonts w:ascii="Arial" w:eastAsia="Times New Roman" w:hAnsi="Arial" w:cs="Arial"/>
          <w:color w:val="000000"/>
          <w:sz w:val="22"/>
          <w:szCs w:val="22"/>
        </w:rPr>
        <w:t xml:space="preserve">The </w:t>
      </w:r>
      <w:r w:rsidR="00E04BCA" w:rsidRPr="001C257F">
        <w:rPr>
          <w:rFonts w:ascii="Arial" w:eastAsia="Times New Roman" w:hAnsi="Arial" w:cs="Arial"/>
          <w:color w:val="000000"/>
          <w:sz w:val="22"/>
          <w:szCs w:val="22"/>
        </w:rPr>
        <w:t xml:space="preserve">primary </w:t>
      </w:r>
      <w:r w:rsidRPr="001C257F">
        <w:rPr>
          <w:rFonts w:ascii="Arial" w:eastAsia="Times New Roman" w:hAnsi="Arial" w:cs="Arial"/>
          <w:color w:val="000000"/>
          <w:sz w:val="22"/>
          <w:szCs w:val="22"/>
        </w:rPr>
        <w:t xml:space="preserve">goal of this </w:t>
      </w:r>
      <w:r w:rsidR="00071914" w:rsidRPr="001C257F">
        <w:rPr>
          <w:rFonts w:ascii="Arial" w:eastAsia="Times New Roman" w:hAnsi="Arial" w:cs="Arial"/>
          <w:color w:val="000000"/>
          <w:sz w:val="22"/>
          <w:szCs w:val="22"/>
        </w:rPr>
        <w:t xml:space="preserve">pilot project is to establish </w:t>
      </w:r>
      <w:r w:rsidR="00B963EE" w:rsidRPr="001C257F">
        <w:rPr>
          <w:rFonts w:ascii="Arial" w:eastAsia="Times New Roman" w:hAnsi="Arial" w:cs="Arial"/>
          <w:color w:val="000000"/>
          <w:sz w:val="22"/>
          <w:szCs w:val="22"/>
        </w:rPr>
        <w:t xml:space="preserve">a multidisciplinary </w:t>
      </w:r>
      <w:r w:rsidR="00323103" w:rsidRPr="001C257F">
        <w:rPr>
          <w:rFonts w:ascii="Arial" w:eastAsia="Times New Roman" w:hAnsi="Arial" w:cs="Arial"/>
          <w:color w:val="000000"/>
          <w:sz w:val="22"/>
          <w:szCs w:val="22"/>
        </w:rPr>
        <w:t xml:space="preserve">team and novel </w:t>
      </w:r>
      <w:del w:id="28" w:author="Maggo, Simran" w:date="2022-11-04T08:27:00Z">
        <w:r w:rsidR="00071914" w:rsidRPr="001C257F" w:rsidDel="00267ABE">
          <w:rPr>
            <w:rFonts w:ascii="Arial" w:eastAsia="Times New Roman" w:hAnsi="Arial" w:cs="Arial"/>
            <w:color w:val="000000"/>
            <w:sz w:val="22"/>
            <w:szCs w:val="22"/>
          </w:rPr>
          <w:delText xml:space="preserve">technology </w:delText>
        </w:r>
      </w:del>
      <w:ins w:id="29" w:author="Maggo, Simran" w:date="2022-11-04T08:27:00Z">
        <w:r w:rsidR="00267ABE">
          <w:rPr>
            <w:rFonts w:ascii="Arial" w:eastAsia="Times New Roman" w:hAnsi="Arial" w:cs="Arial"/>
            <w:color w:val="000000"/>
            <w:sz w:val="22"/>
            <w:szCs w:val="22"/>
          </w:rPr>
          <w:t>methodology</w:t>
        </w:r>
        <w:r w:rsidR="00267ABE" w:rsidRPr="001C257F">
          <w:rPr>
            <w:rFonts w:ascii="Arial" w:eastAsia="Times New Roman" w:hAnsi="Arial" w:cs="Arial"/>
            <w:color w:val="000000"/>
            <w:sz w:val="22"/>
            <w:szCs w:val="22"/>
          </w:rPr>
          <w:t xml:space="preserve"> </w:t>
        </w:r>
      </w:ins>
      <w:r w:rsidR="00821A2F" w:rsidRPr="001C257F">
        <w:rPr>
          <w:rFonts w:ascii="Arial" w:eastAsia="Times New Roman" w:hAnsi="Arial" w:cs="Arial"/>
          <w:color w:val="000000"/>
          <w:sz w:val="22"/>
          <w:szCs w:val="22"/>
        </w:rPr>
        <w:t xml:space="preserve">which will be used to obtain </w:t>
      </w:r>
      <w:r w:rsidR="00997C70" w:rsidRPr="001C257F">
        <w:rPr>
          <w:rFonts w:ascii="Arial" w:eastAsia="Times New Roman" w:hAnsi="Arial" w:cs="Arial"/>
          <w:color w:val="000000"/>
          <w:sz w:val="22"/>
          <w:szCs w:val="22"/>
        </w:rPr>
        <w:t xml:space="preserve">external funding to test </w:t>
      </w:r>
      <w:r w:rsidR="00AF49D0" w:rsidRPr="001C257F">
        <w:rPr>
          <w:rFonts w:ascii="Arial" w:eastAsia="Times New Roman" w:hAnsi="Arial" w:cs="Arial"/>
          <w:color w:val="000000"/>
          <w:sz w:val="22"/>
          <w:szCs w:val="22"/>
        </w:rPr>
        <w:t>our</w:t>
      </w:r>
      <w:r w:rsidR="00997C70" w:rsidRPr="001C257F">
        <w:rPr>
          <w:rFonts w:ascii="Arial" w:eastAsia="Times New Roman" w:hAnsi="Arial" w:cs="Arial"/>
          <w:color w:val="000000"/>
          <w:sz w:val="22"/>
          <w:szCs w:val="22"/>
        </w:rPr>
        <w:t xml:space="preserve"> hypothesis</w:t>
      </w:r>
      <w:r w:rsidR="00E21358" w:rsidRPr="001C257F">
        <w:rPr>
          <w:rFonts w:ascii="Arial" w:eastAsia="Times New Roman" w:hAnsi="Arial" w:cs="Arial"/>
          <w:color w:val="000000"/>
          <w:sz w:val="22"/>
          <w:szCs w:val="22"/>
        </w:rPr>
        <w:t xml:space="preserve"> that </w:t>
      </w:r>
      <w:r w:rsidR="0009764F" w:rsidRPr="001C257F">
        <w:rPr>
          <w:rFonts w:ascii="Arial" w:eastAsia="Times New Roman" w:hAnsi="Arial" w:cs="Arial"/>
          <w:b/>
          <w:bCs/>
          <w:color w:val="000000"/>
          <w:sz w:val="22"/>
          <w:szCs w:val="22"/>
        </w:rPr>
        <w:t>DD-</w:t>
      </w:r>
      <w:proofErr w:type="spellStart"/>
      <w:r w:rsidR="0009764F" w:rsidRPr="001C257F">
        <w:rPr>
          <w:rFonts w:ascii="Arial" w:eastAsia="Times New Roman" w:hAnsi="Arial" w:cs="Arial"/>
          <w:b/>
          <w:bCs/>
          <w:color w:val="000000"/>
          <w:sz w:val="22"/>
          <w:szCs w:val="22"/>
        </w:rPr>
        <w:t>cf</w:t>
      </w:r>
      <w:proofErr w:type="spellEnd"/>
      <w:r w:rsidR="0009764F" w:rsidRPr="001C257F">
        <w:rPr>
          <w:rFonts w:ascii="Arial" w:eastAsia="Times New Roman" w:hAnsi="Arial" w:cs="Arial"/>
          <w:b/>
          <w:bCs/>
          <w:color w:val="000000"/>
          <w:sz w:val="22"/>
          <w:szCs w:val="22"/>
        </w:rPr>
        <w:t xml:space="preserve"> </w:t>
      </w:r>
      <w:proofErr w:type="spellStart"/>
      <w:r w:rsidR="0009764F" w:rsidRPr="001C257F">
        <w:rPr>
          <w:rFonts w:ascii="Arial" w:eastAsia="Times New Roman" w:hAnsi="Arial" w:cs="Arial"/>
          <w:b/>
          <w:bCs/>
          <w:color w:val="000000"/>
          <w:sz w:val="22"/>
          <w:szCs w:val="22"/>
        </w:rPr>
        <w:t>mDNA</w:t>
      </w:r>
      <w:proofErr w:type="spellEnd"/>
      <w:r w:rsidR="0009764F" w:rsidRPr="001C257F">
        <w:rPr>
          <w:rFonts w:ascii="Arial" w:eastAsia="Times New Roman" w:hAnsi="Arial" w:cs="Arial"/>
          <w:b/>
          <w:bCs/>
          <w:color w:val="000000"/>
          <w:sz w:val="22"/>
          <w:szCs w:val="22"/>
        </w:rPr>
        <w:t xml:space="preserve"> </w:t>
      </w:r>
      <w:r w:rsidR="007C249A" w:rsidRPr="001C257F">
        <w:rPr>
          <w:rFonts w:ascii="Arial" w:eastAsia="Times New Roman" w:hAnsi="Arial" w:cs="Arial"/>
          <w:b/>
          <w:bCs/>
          <w:color w:val="000000"/>
          <w:sz w:val="22"/>
          <w:szCs w:val="22"/>
        </w:rPr>
        <w:t>and/</w:t>
      </w:r>
      <w:r w:rsidR="0016630E" w:rsidRPr="001C257F">
        <w:rPr>
          <w:rFonts w:ascii="Arial" w:eastAsia="Times New Roman" w:hAnsi="Arial" w:cs="Arial"/>
          <w:b/>
          <w:bCs/>
          <w:color w:val="000000"/>
          <w:sz w:val="22"/>
          <w:szCs w:val="22"/>
        </w:rPr>
        <w:t xml:space="preserve">or the ratio </w:t>
      </w:r>
      <w:r w:rsidR="00774FFC" w:rsidRPr="001C257F">
        <w:rPr>
          <w:rFonts w:ascii="Arial" w:eastAsia="Times New Roman" w:hAnsi="Arial" w:cs="Arial"/>
          <w:b/>
          <w:bCs/>
          <w:color w:val="000000"/>
          <w:sz w:val="22"/>
          <w:szCs w:val="22"/>
        </w:rPr>
        <w:t>o</w:t>
      </w:r>
      <w:r w:rsidR="0016630E" w:rsidRPr="001C257F">
        <w:rPr>
          <w:rFonts w:ascii="Arial" w:eastAsia="Times New Roman" w:hAnsi="Arial" w:cs="Arial"/>
          <w:b/>
          <w:bCs/>
          <w:color w:val="000000"/>
          <w:sz w:val="22"/>
          <w:szCs w:val="22"/>
        </w:rPr>
        <w:t>f DD-</w:t>
      </w:r>
      <w:proofErr w:type="spellStart"/>
      <w:r w:rsidR="00661323" w:rsidRPr="001C257F">
        <w:rPr>
          <w:rFonts w:ascii="Arial" w:eastAsia="Times New Roman" w:hAnsi="Arial" w:cs="Arial"/>
          <w:b/>
          <w:bCs/>
          <w:color w:val="000000"/>
          <w:sz w:val="22"/>
          <w:szCs w:val="22"/>
        </w:rPr>
        <w:t>cf</w:t>
      </w:r>
      <w:proofErr w:type="spellEnd"/>
      <w:r w:rsidR="00661323" w:rsidRPr="001C257F">
        <w:rPr>
          <w:rFonts w:ascii="Arial" w:eastAsia="Times New Roman" w:hAnsi="Arial" w:cs="Arial"/>
          <w:b/>
          <w:bCs/>
          <w:color w:val="000000"/>
          <w:sz w:val="22"/>
          <w:szCs w:val="22"/>
        </w:rPr>
        <w:t xml:space="preserve"> </w:t>
      </w:r>
      <w:proofErr w:type="spellStart"/>
      <w:proofErr w:type="gramStart"/>
      <w:r w:rsidR="00661323" w:rsidRPr="001C257F">
        <w:rPr>
          <w:rFonts w:ascii="Arial" w:eastAsia="Times New Roman" w:hAnsi="Arial" w:cs="Arial"/>
          <w:b/>
          <w:bCs/>
          <w:color w:val="000000"/>
          <w:sz w:val="22"/>
          <w:szCs w:val="22"/>
        </w:rPr>
        <w:t>mDNA:</w:t>
      </w:r>
      <w:r w:rsidR="00EF4BF9" w:rsidRPr="001C257F">
        <w:rPr>
          <w:rFonts w:ascii="Arial" w:eastAsia="Times New Roman" w:hAnsi="Arial" w:cs="Arial"/>
          <w:b/>
          <w:bCs/>
          <w:color w:val="000000"/>
          <w:sz w:val="22"/>
          <w:szCs w:val="22"/>
        </w:rPr>
        <w:t>n</w:t>
      </w:r>
      <w:r w:rsidR="00661323" w:rsidRPr="001C257F">
        <w:rPr>
          <w:rFonts w:ascii="Arial" w:eastAsia="Times New Roman" w:hAnsi="Arial" w:cs="Arial"/>
          <w:b/>
          <w:bCs/>
          <w:color w:val="000000"/>
          <w:sz w:val="22"/>
          <w:szCs w:val="22"/>
        </w:rPr>
        <w:t>DNA</w:t>
      </w:r>
      <w:proofErr w:type="spellEnd"/>
      <w:proofErr w:type="gramEnd"/>
      <w:r w:rsidR="00661323" w:rsidRPr="001C257F">
        <w:rPr>
          <w:rFonts w:ascii="Arial" w:eastAsia="Times New Roman" w:hAnsi="Arial" w:cs="Arial"/>
          <w:b/>
          <w:bCs/>
          <w:color w:val="000000"/>
          <w:sz w:val="22"/>
          <w:szCs w:val="22"/>
        </w:rPr>
        <w:t xml:space="preserve"> </w:t>
      </w:r>
      <w:r w:rsidR="00774FFC" w:rsidRPr="001C257F">
        <w:rPr>
          <w:rFonts w:ascii="Arial" w:eastAsia="Times New Roman" w:hAnsi="Arial" w:cs="Arial"/>
          <w:b/>
          <w:bCs/>
          <w:color w:val="000000"/>
          <w:sz w:val="22"/>
          <w:szCs w:val="22"/>
        </w:rPr>
        <w:t>are</w:t>
      </w:r>
      <w:r w:rsidR="00661323" w:rsidRPr="001C257F">
        <w:rPr>
          <w:rFonts w:ascii="Arial" w:eastAsia="Times New Roman" w:hAnsi="Arial" w:cs="Arial"/>
          <w:b/>
          <w:bCs/>
          <w:color w:val="000000"/>
          <w:sz w:val="22"/>
          <w:szCs w:val="22"/>
        </w:rPr>
        <w:t xml:space="preserve"> mo</w:t>
      </w:r>
      <w:r w:rsidR="007F2209" w:rsidRPr="001C257F">
        <w:rPr>
          <w:rFonts w:ascii="Arial" w:eastAsia="Times New Roman" w:hAnsi="Arial" w:cs="Arial"/>
          <w:b/>
          <w:bCs/>
          <w:color w:val="000000"/>
          <w:sz w:val="22"/>
          <w:szCs w:val="22"/>
        </w:rPr>
        <w:t>re sensitive and specific</w:t>
      </w:r>
      <w:r w:rsidR="006147A2" w:rsidRPr="001C257F">
        <w:rPr>
          <w:rFonts w:ascii="Arial" w:eastAsia="Times New Roman" w:hAnsi="Arial" w:cs="Arial"/>
          <w:b/>
          <w:bCs/>
          <w:color w:val="000000"/>
          <w:sz w:val="22"/>
          <w:szCs w:val="22"/>
        </w:rPr>
        <w:t xml:space="preserve"> </w:t>
      </w:r>
      <w:r w:rsidR="00774FFC" w:rsidRPr="001C257F">
        <w:rPr>
          <w:rFonts w:ascii="Arial" w:eastAsia="Times New Roman" w:hAnsi="Arial" w:cs="Arial"/>
          <w:b/>
          <w:bCs/>
          <w:color w:val="000000"/>
          <w:sz w:val="22"/>
          <w:szCs w:val="22"/>
        </w:rPr>
        <w:t xml:space="preserve">than </w:t>
      </w:r>
      <w:proofErr w:type="spellStart"/>
      <w:r w:rsidR="006147A2" w:rsidRPr="001C257F">
        <w:rPr>
          <w:rFonts w:ascii="Arial" w:eastAsia="Times New Roman" w:hAnsi="Arial" w:cs="Arial"/>
          <w:b/>
          <w:bCs/>
          <w:color w:val="000000"/>
          <w:sz w:val="22"/>
          <w:szCs w:val="22"/>
        </w:rPr>
        <w:t>n</w:t>
      </w:r>
      <w:r w:rsidR="00155B5E" w:rsidRPr="001C257F">
        <w:rPr>
          <w:rFonts w:ascii="Arial" w:eastAsia="Times New Roman" w:hAnsi="Arial" w:cs="Arial"/>
          <w:b/>
          <w:bCs/>
          <w:color w:val="000000"/>
          <w:sz w:val="22"/>
          <w:szCs w:val="22"/>
        </w:rPr>
        <w:t>DNA</w:t>
      </w:r>
      <w:proofErr w:type="spellEnd"/>
      <w:r w:rsidR="00155B5E" w:rsidRPr="001C257F">
        <w:rPr>
          <w:rFonts w:ascii="Arial" w:eastAsia="Times New Roman" w:hAnsi="Arial" w:cs="Arial"/>
          <w:b/>
          <w:bCs/>
          <w:color w:val="000000"/>
          <w:sz w:val="22"/>
          <w:szCs w:val="22"/>
        </w:rPr>
        <w:t xml:space="preserve"> alone</w:t>
      </w:r>
      <w:r w:rsidR="00774FFC" w:rsidRPr="001C257F">
        <w:rPr>
          <w:rFonts w:ascii="Arial" w:eastAsia="Times New Roman" w:hAnsi="Arial" w:cs="Arial"/>
          <w:b/>
          <w:bCs/>
          <w:color w:val="000000"/>
          <w:sz w:val="22"/>
          <w:szCs w:val="22"/>
        </w:rPr>
        <w:t xml:space="preserve"> as </w:t>
      </w:r>
      <w:r w:rsidR="000275E0" w:rsidRPr="001C257F">
        <w:rPr>
          <w:rFonts w:ascii="Arial" w:eastAsia="Times New Roman" w:hAnsi="Arial" w:cs="Arial"/>
          <w:b/>
          <w:bCs/>
          <w:color w:val="000000"/>
          <w:sz w:val="22"/>
          <w:szCs w:val="22"/>
        </w:rPr>
        <w:t>a</w:t>
      </w:r>
      <w:r w:rsidR="00774FFC" w:rsidRPr="001C257F">
        <w:rPr>
          <w:rFonts w:ascii="Arial" w:eastAsia="Times New Roman" w:hAnsi="Arial" w:cs="Arial"/>
          <w:b/>
          <w:bCs/>
          <w:color w:val="000000"/>
          <w:sz w:val="22"/>
          <w:szCs w:val="22"/>
        </w:rPr>
        <w:t xml:space="preserve"> biomarker for</w:t>
      </w:r>
      <w:r w:rsidR="000519B0" w:rsidRPr="001C257F">
        <w:rPr>
          <w:rFonts w:ascii="Arial" w:eastAsia="Times New Roman" w:hAnsi="Arial" w:cs="Arial"/>
          <w:b/>
          <w:bCs/>
          <w:color w:val="000000"/>
          <w:sz w:val="22"/>
          <w:szCs w:val="22"/>
        </w:rPr>
        <w:t xml:space="preserve"> damage to transplanted organs in pediatric patients</w:t>
      </w:r>
      <w:r w:rsidR="000519B0" w:rsidRPr="001C257F">
        <w:rPr>
          <w:rFonts w:ascii="Arial" w:eastAsia="Times New Roman" w:hAnsi="Arial" w:cs="Arial"/>
          <w:color w:val="000000"/>
          <w:sz w:val="22"/>
          <w:szCs w:val="22"/>
        </w:rPr>
        <w:t xml:space="preserve">.  </w:t>
      </w:r>
      <w:r w:rsidR="00EF7E53" w:rsidRPr="001C257F">
        <w:rPr>
          <w:rFonts w:ascii="Arial" w:eastAsia="Times New Roman" w:hAnsi="Arial" w:cs="Arial"/>
          <w:color w:val="000000"/>
          <w:sz w:val="22"/>
          <w:szCs w:val="22"/>
        </w:rPr>
        <w:t xml:space="preserve">The unique resources created by this </w:t>
      </w:r>
      <w:r w:rsidR="00D720BC" w:rsidRPr="001C257F">
        <w:rPr>
          <w:rFonts w:ascii="Arial" w:eastAsia="Times New Roman" w:hAnsi="Arial" w:cs="Arial"/>
          <w:color w:val="000000"/>
          <w:sz w:val="22"/>
          <w:szCs w:val="22"/>
        </w:rPr>
        <w:t>project</w:t>
      </w:r>
      <w:r w:rsidR="00EF7E53" w:rsidRPr="001C257F">
        <w:rPr>
          <w:rFonts w:ascii="Arial" w:eastAsia="Times New Roman" w:hAnsi="Arial" w:cs="Arial"/>
          <w:color w:val="000000"/>
          <w:sz w:val="22"/>
          <w:szCs w:val="22"/>
        </w:rPr>
        <w:t xml:space="preserve"> </w:t>
      </w:r>
      <w:r w:rsidR="00BA0393" w:rsidRPr="001C257F">
        <w:rPr>
          <w:rFonts w:ascii="Arial" w:eastAsia="Times New Roman" w:hAnsi="Arial" w:cs="Arial"/>
          <w:color w:val="000000"/>
          <w:sz w:val="22"/>
          <w:szCs w:val="22"/>
        </w:rPr>
        <w:t xml:space="preserve">have high potential to </w:t>
      </w:r>
      <w:r w:rsidR="00873B7A" w:rsidRPr="001C257F">
        <w:rPr>
          <w:rFonts w:ascii="Arial" w:eastAsia="Times New Roman" w:hAnsi="Arial" w:cs="Arial"/>
          <w:color w:val="000000"/>
          <w:sz w:val="22"/>
          <w:szCs w:val="22"/>
        </w:rPr>
        <w:t xml:space="preserve">provide </w:t>
      </w:r>
      <w:r w:rsidR="00AF49D0" w:rsidRPr="001C257F">
        <w:rPr>
          <w:rFonts w:ascii="Arial" w:eastAsia="Times New Roman" w:hAnsi="Arial" w:cs="Arial"/>
          <w:color w:val="000000"/>
          <w:sz w:val="22"/>
          <w:szCs w:val="22"/>
        </w:rPr>
        <w:t>key</w:t>
      </w:r>
      <w:r w:rsidR="00873B7A" w:rsidRPr="001C257F">
        <w:rPr>
          <w:rFonts w:ascii="Arial" w:eastAsia="Times New Roman" w:hAnsi="Arial" w:cs="Arial"/>
          <w:color w:val="000000"/>
          <w:sz w:val="22"/>
          <w:szCs w:val="22"/>
        </w:rPr>
        <w:t xml:space="preserve"> building blocks for </w:t>
      </w:r>
      <w:r w:rsidR="00C2393F" w:rsidRPr="001C257F">
        <w:rPr>
          <w:rFonts w:ascii="Arial" w:eastAsia="Times New Roman" w:hAnsi="Arial" w:cs="Arial"/>
          <w:color w:val="000000"/>
          <w:sz w:val="22"/>
          <w:szCs w:val="22"/>
        </w:rPr>
        <w:t xml:space="preserve">additional research </w:t>
      </w:r>
      <w:r w:rsidR="00FC111B" w:rsidRPr="001C257F">
        <w:rPr>
          <w:rFonts w:ascii="Arial" w:eastAsia="Times New Roman" w:hAnsi="Arial" w:cs="Arial"/>
          <w:color w:val="000000"/>
          <w:sz w:val="22"/>
          <w:szCs w:val="22"/>
        </w:rPr>
        <w:t xml:space="preserve">grants </w:t>
      </w:r>
      <w:r w:rsidR="00FB00EA" w:rsidRPr="001C257F">
        <w:rPr>
          <w:rFonts w:ascii="Arial" w:eastAsia="Times New Roman" w:hAnsi="Arial" w:cs="Arial"/>
          <w:color w:val="000000"/>
          <w:sz w:val="22"/>
          <w:szCs w:val="22"/>
        </w:rPr>
        <w:t>to understand the role of DD-</w:t>
      </w:r>
      <w:proofErr w:type="spellStart"/>
      <w:r w:rsidR="00FB00EA" w:rsidRPr="001C257F">
        <w:rPr>
          <w:rFonts w:ascii="Arial" w:eastAsia="Times New Roman" w:hAnsi="Arial" w:cs="Arial"/>
          <w:color w:val="000000"/>
          <w:sz w:val="22"/>
          <w:szCs w:val="22"/>
        </w:rPr>
        <w:t>cf</w:t>
      </w:r>
      <w:proofErr w:type="spellEnd"/>
      <w:r w:rsidR="00FB00EA" w:rsidRPr="001C257F">
        <w:rPr>
          <w:rFonts w:ascii="Arial" w:eastAsia="Times New Roman" w:hAnsi="Arial" w:cs="Arial"/>
          <w:color w:val="000000"/>
          <w:sz w:val="22"/>
          <w:szCs w:val="22"/>
        </w:rPr>
        <w:t xml:space="preserve"> m</w:t>
      </w:r>
      <w:ins w:id="30" w:author="Maggo, Simran" w:date="2022-11-04T08:28:00Z">
        <w:r w:rsidR="00267ABE">
          <w:rPr>
            <w:rFonts w:ascii="Arial" w:eastAsia="Times New Roman" w:hAnsi="Arial" w:cs="Arial"/>
            <w:color w:val="000000"/>
            <w:sz w:val="22"/>
            <w:szCs w:val="22"/>
          </w:rPr>
          <w:t>t</w:t>
        </w:r>
      </w:ins>
      <w:r w:rsidR="00FB00EA" w:rsidRPr="001C257F">
        <w:rPr>
          <w:rFonts w:ascii="Arial" w:eastAsia="Times New Roman" w:hAnsi="Arial" w:cs="Arial"/>
          <w:color w:val="000000"/>
          <w:sz w:val="22"/>
          <w:szCs w:val="22"/>
        </w:rPr>
        <w:t>DNA</w:t>
      </w:r>
      <w:r w:rsidR="00457842" w:rsidRPr="001C257F">
        <w:rPr>
          <w:rFonts w:ascii="Arial" w:eastAsia="Times New Roman" w:hAnsi="Arial" w:cs="Arial"/>
          <w:color w:val="000000"/>
          <w:sz w:val="22"/>
          <w:szCs w:val="22"/>
        </w:rPr>
        <w:t xml:space="preserve"> transplantation</w:t>
      </w:r>
      <w:r w:rsidR="00DD2031" w:rsidRPr="001C257F">
        <w:rPr>
          <w:rFonts w:ascii="Arial" w:eastAsia="Times New Roman" w:hAnsi="Arial" w:cs="Arial"/>
          <w:color w:val="000000"/>
          <w:sz w:val="22"/>
          <w:szCs w:val="22"/>
        </w:rPr>
        <w:t>.</w:t>
      </w:r>
      <w:r w:rsidR="00705CC7" w:rsidRPr="001C257F">
        <w:rPr>
          <w:rFonts w:ascii="Arial" w:eastAsia="Times New Roman" w:hAnsi="Arial" w:cs="Arial"/>
          <w:color w:val="000000"/>
          <w:sz w:val="22"/>
          <w:szCs w:val="22"/>
        </w:rPr>
        <w:t xml:space="preserve">  </w:t>
      </w:r>
    </w:p>
    <w:p w14:paraId="239F21A4" w14:textId="72194198" w:rsidR="000B165C" w:rsidRPr="001C257F" w:rsidRDefault="000B165C" w:rsidP="000B165C">
      <w:pPr>
        <w:rPr>
          <w:rFonts w:ascii="Arial" w:eastAsia="Times New Roman" w:hAnsi="Arial" w:cs="Arial"/>
          <w:color w:val="000000"/>
          <w:sz w:val="22"/>
          <w:szCs w:val="22"/>
        </w:rPr>
      </w:pPr>
    </w:p>
    <w:p w14:paraId="5B58AE75" w14:textId="1DB92B8E" w:rsidR="00763063" w:rsidRPr="001C257F" w:rsidRDefault="00BF683F" w:rsidP="000B165C">
      <w:pPr>
        <w:rPr>
          <w:rFonts w:ascii="Arial" w:eastAsia="Times New Roman" w:hAnsi="Arial" w:cs="Arial"/>
          <w:b/>
          <w:bCs/>
          <w:color w:val="000000"/>
          <w:sz w:val="22"/>
          <w:szCs w:val="22"/>
          <w:u w:val="single"/>
        </w:rPr>
      </w:pPr>
      <w:r w:rsidRPr="001C257F">
        <w:rPr>
          <w:rFonts w:ascii="Arial" w:eastAsia="Times New Roman" w:hAnsi="Arial" w:cs="Arial"/>
          <w:b/>
          <w:bCs/>
          <w:color w:val="000000"/>
          <w:sz w:val="22"/>
          <w:szCs w:val="22"/>
          <w:u w:val="single"/>
        </w:rPr>
        <w:t>Innovation</w:t>
      </w:r>
    </w:p>
    <w:p w14:paraId="1A09032D" w14:textId="2A108E1E" w:rsidR="00C82514" w:rsidRPr="001C257F" w:rsidRDefault="00C82514" w:rsidP="000B165C">
      <w:pPr>
        <w:rPr>
          <w:rFonts w:ascii="Arial" w:eastAsia="Times New Roman" w:hAnsi="Arial" w:cs="Arial"/>
          <w:b/>
          <w:bCs/>
          <w:color w:val="000000"/>
          <w:sz w:val="22"/>
          <w:szCs w:val="22"/>
        </w:rPr>
      </w:pPr>
    </w:p>
    <w:p w14:paraId="1CAA9A0D" w14:textId="7D82F373" w:rsidR="005B407D" w:rsidRDefault="00F00C5F" w:rsidP="001C257F">
      <w:pPr>
        <w:rPr>
          <w:rFonts w:ascii="Arial" w:hAnsi="Arial" w:cs="Arial"/>
          <w:bCs/>
          <w:sz w:val="22"/>
          <w:szCs w:val="22"/>
        </w:rPr>
      </w:pPr>
      <w:r w:rsidRPr="001C257F">
        <w:rPr>
          <w:rFonts w:ascii="Arial" w:hAnsi="Arial" w:cs="Arial"/>
          <w:b/>
          <w:noProof/>
          <w:sz w:val="22"/>
          <w:szCs w:val="22"/>
        </w:rPr>
        <mc:AlternateContent>
          <mc:Choice Requires="wpg">
            <w:drawing>
              <wp:anchor distT="0" distB="0" distL="114300" distR="114300" simplePos="0" relativeHeight="251660288" behindDoc="0" locked="0" layoutInCell="1" allowOverlap="1" wp14:anchorId="7ADD2999" wp14:editId="224B7797">
                <wp:simplePos x="0" y="0"/>
                <wp:positionH relativeFrom="column">
                  <wp:posOffset>4331970</wp:posOffset>
                </wp:positionH>
                <wp:positionV relativeFrom="paragraph">
                  <wp:posOffset>29845</wp:posOffset>
                </wp:positionV>
                <wp:extent cx="2393950" cy="2923540"/>
                <wp:effectExtent l="0" t="0" r="25400" b="10160"/>
                <wp:wrapSquare wrapText="bothSides"/>
                <wp:docPr id="1" name="Group 1"/>
                <wp:cNvGraphicFramePr/>
                <a:graphic xmlns:a="http://schemas.openxmlformats.org/drawingml/2006/main">
                  <a:graphicData uri="http://schemas.microsoft.com/office/word/2010/wordprocessingGroup">
                    <wpg:wgp>
                      <wpg:cNvGrpSpPr/>
                      <wpg:grpSpPr>
                        <a:xfrm>
                          <a:off x="0" y="0"/>
                          <a:ext cx="2393950" cy="2923540"/>
                          <a:chOff x="0" y="0"/>
                          <a:chExt cx="2719070" cy="3742267"/>
                        </a:xfrm>
                      </wpg:grpSpPr>
                      <pic:pic xmlns:pic="http://schemas.openxmlformats.org/drawingml/2006/picture">
                        <pic:nvPicPr>
                          <pic:cNvPr id="6" name="Picture 5">
                            <a:extLst>
                              <a:ext uri="{FF2B5EF4-FFF2-40B4-BE49-F238E27FC236}">
                                <a16:creationId xmlns:a16="http://schemas.microsoft.com/office/drawing/2014/main" id="{A7E713E0-9FDE-3844-8DBA-A14FD1B9AE9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7165" cy="2263140"/>
                          </a:xfrm>
                          <a:prstGeom prst="rect">
                            <a:avLst/>
                          </a:prstGeom>
                        </pic:spPr>
                      </pic:pic>
                      <wps:wsp>
                        <wps:cNvPr id="41" name="Text Box 2"/>
                        <wps:cNvSpPr txBox="1">
                          <a:spLocks noChangeArrowheads="1"/>
                        </wps:cNvSpPr>
                        <wps:spPr bwMode="auto">
                          <a:xfrm>
                            <a:off x="0" y="2269067"/>
                            <a:ext cx="2719070" cy="1473200"/>
                          </a:xfrm>
                          <a:prstGeom prst="rect">
                            <a:avLst/>
                          </a:prstGeom>
                          <a:solidFill>
                            <a:srgbClr val="DBEEF3"/>
                          </a:solidFill>
                          <a:ln w="9525">
                            <a:solidFill>
                              <a:srgbClr val="000000"/>
                            </a:solidFill>
                            <a:miter lim="800000"/>
                            <a:headEnd/>
                            <a:tailEnd/>
                          </a:ln>
                        </wps:spPr>
                        <wps:txbx>
                          <w:txbxContent>
                            <w:p w14:paraId="30539D40" w14:textId="39544390" w:rsidR="005B407D" w:rsidRPr="006377A4" w:rsidRDefault="005B407D" w:rsidP="005B407D">
                              <w:pPr>
                                <w:rPr>
                                  <w:rFonts w:ascii="Arial" w:hAnsi="Arial" w:cs="Arial"/>
                                  <w:sz w:val="18"/>
                                  <w:szCs w:val="18"/>
                                </w:rPr>
                              </w:pPr>
                              <w:r w:rsidRPr="00D85C45">
                                <w:rPr>
                                  <w:rFonts w:ascii="Arial" w:hAnsi="Arial" w:cs="Arial"/>
                                  <w:b/>
                                  <w:bCs/>
                                  <w:sz w:val="18"/>
                                  <w:szCs w:val="18"/>
                                </w:rPr>
                                <w:t xml:space="preserve">Figure </w:t>
                              </w:r>
                              <w:r>
                                <w:rPr>
                                  <w:rFonts w:ascii="Arial" w:hAnsi="Arial" w:cs="Arial"/>
                                  <w:b/>
                                  <w:bCs/>
                                  <w:sz w:val="18"/>
                                  <w:szCs w:val="18"/>
                                </w:rPr>
                                <w:t>1</w:t>
                              </w:r>
                              <w:r w:rsidRPr="00D85C45">
                                <w:rPr>
                                  <w:rFonts w:ascii="Arial" w:hAnsi="Arial" w:cs="Arial"/>
                                  <w:b/>
                                  <w:bCs/>
                                  <w:sz w:val="18"/>
                                  <w:szCs w:val="18"/>
                                </w:rPr>
                                <w:t xml:space="preserve">. </w:t>
                              </w:r>
                              <w:proofErr w:type="spellStart"/>
                              <w:r>
                                <w:rPr>
                                  <w:rFonts w:ascii="Arial" w:hAnsi="Arial" w:cs="Arial"/>
                                  <w:b/>
                                  <w:bCs/>
                                  <w:sz w:val="18"/>
                                  <w:szCs w:val="18"/>
                                </w:rPr>
                                <w:t>lpWGS</w:t>
                              </w:r>
                              <w:proofErr w:type="spellEnd"/>
                              <w:r>
                                <w:rPr>
                                  <w:rFonts w:ascii="Arial" w:hAnsi="Arial" w:cs="Arial"/>
                                  <w:b/>
                                  <w:bCs/>
                                  <w:sz w:val="18"/>
                                  <w:szCs w:val="18"/>
                                </w:rPr>
                                <w:t xml:space="preserve"> provides </w:t>
                              </w:r>
                              <w:del w:id="31" w:author="Maggo, Simran" w:date="2022-11-04T08:36:00Z">
                                <w:r w:rsidDel="00801462">
                                  <w:rPr>
                                    <w:rFonts w:ascii="Arial" w:hAnsi="Arial" w:cs="Arial"/>
                                    <w:b/>
                                    <w:bCs/>
                                    <w:sz w:val="18"/>
                                    <w:szCs w:val="18"/>
                                  </w:rPr>
                                  <w:delText xml:space="preserve">sufficient </w:delText>
                                </w:r>
                              </w:del>
                              <w:ins w:id="32" w:author="Maggo, Simran" w:date="2022-11-04T08:36:00Z">
                                <w:r w:rsidR="00801462">
                                  <w:rPr>
                                    <w:rFonts w:ascii="Arial" w:hAnsi="Arial" w:cs="Arial"/>
                                    <w:b/>
                                    <w:bCs/>
                                    <w:sz w:val="18"/>
                                    <w:szCs w:val="18"/>
                                  </w:rPr>
                                  <w:t xml:space="preserve">enhanced </w:t>
                                </w:r>
                              </w:ins>
                              <w:r>
                                <w:rPr>
                                  <w:rFonts w:ascii="Arial" w:hAnsi="Arial" w:cs="Arial"/>
                                  <w:b/>
                                  <w:bCs/>
                                  <w:sz w:val="18"/>
                                  <w:szCs w:val="18"/>
                                </w:rPr>
                                <w:t xml:space="preserve">coverage </w:t>
                              </w:r>
                              <w:ins w:id="33" w:author="Maggo, Simran" w:date="2022-11-04T08:36:00Z">
                                <w:r w:rsidR="00801462">
                                  <w:rPr>
                                    <w:rFonts w:ascii="Arial" w:hAnsi="Arial" w:cs="Arial"/>
                                    <w:b/>
                                    <w:bCs/>
                                    <w:sz w:val="18"/>
                                    <w:szCs w:val="18"/>
                                  </w:rPr>
                                  <w:t>of the</w:t>
                                </w:r>
                              </w:ins>
                              <w:del w:id="34" w:author="Maggo, Simran" w:date="2022-11-04T08:36:00Z">
                                <w:r w:rsidDel="00801462">
                                  <w:rPr>
                                    <w:rFonts w:ascii="Arial" w:hAnsi="Arial" w:cs="Arial"/>
                                    <w:b/>
                                    <w:bCs/>
                                    <w:sz w:val="18"/>
                                    <w:szCs w:val="18"/>
                                  </w:rPr>
                                  <w:delText>for</w:delText>
                                </w:r>
                              </w:del>
                              <w:r>
                                <w:rPr>
                                  <w:rFonts w:ascii="Arial" w:hAnsi="Arial" w:cs="Arial"/>
                                  <w:b/>
                                  <w:bCs/>
                                  <w:sz w:val="18"/>
                                  <w:szCs w:val="18"/>
                                </w:rPr>
                                <w:t xml:space="preserve"> mtDNA genome</w:t>
                              </w:r>
                              <w:r w:rsidRPr="00D85C45">
                                <w:rPr>
                                  <w:rFonts w:ascii="Arial" w:hAnsi="Arial" w:cs="Arial"/>
                                  <w:b/>
                                  <w:bCs/>
                                  <w:sz w:val="18"/>
                                  <w:szCs w:val="18"/>
                                </w:rPr>
                                <w:t xml:space="preserve">. </w:t>
                              </w:r>
                              <w:r w:rsidRPr="00C82C96">
                                <w:rPr>
                                  <w:rFonts w:ascii="Arial" w:hAnsi="Arial" w:cs="Arial"/>
                                  <w:sz w:val="18"/>
                                  <w:szCs w:val="18"/>
                                </w:rPr>
                                <w:t xml:space="preserve">Dots of different colors </w:t>
                              </w:r>
                              <w:r>
                                <w:rPr>
                                  <w:rFonts w:ascii="Arial" w:hAnsi="Arial" w:cs="Arial"/>
                                  <w:sz w:val="18"/>
                                  <w:szCs w:val="18"/>
                                </w:rPr>
                                <w:t xml:space="preserve">on concentric circles </w:t>
                              </w:r>
                              <w:r w:rsidRPr="00C82C96">
                                <w:rPr>
                                  <w:rFonts w:ascii="Arial" w:hAnsi="Arial" w:cs="Arial"/>
                                  <w:sz w:val="18"/>
                                  <w:szCs w:val="18"/>
                                </w:rPr>
                                <w:t>represent</w:t>
                              </w:r>
                              <w:r>
                                <w:rPr>
                                  <w:rFonts w:ascii="Arial" w:hAnsi="Arial" w:cs="Arial"/>
                                  <w:sz w:val="18"/>
                                  <w:szCs w:val="18"/>
                                </w:rPr>
                                <w:t xml:space="preserve"> mtDNA variant</w:t>
                              </w:r>
                              <w:ins w:id="35" w:author="Maggo, Simran" w:date="2022-11-04T08:36:00Z">
                                <w:r w:rsidR="00801462">
                                  <w:rPr>
                                    <w:rFonts w:ascii="Arial" w:hAnsi="Arial" w:cs="Arial"/>
                                    <w:sz w:val="18"/>
                                    <w:szCs w:val="18"/>
                                  </w:rPr>
                                  <w:t>s</w:t>
                                </w:r>
                              </w:ins>
                              <w:r>
                                <w:rPr>
                                  <w:rFonts w:ascii="Arial" w:hAnsi="Arial" w:cs="Arial"/>
                                  <w:sz w:val="18"/>
                                  <w:szCs w:val="18"/>
                                </w:rPr>
                                <w:t xml:space="preserve"> of different </w:t>
                              </w:r>
                              <w:proofErr w:type="spellStart"/>
                              <w:r>
                                <w:rPr>
                                  <w:rFonts w:ascii="Arial" w:hAnsi="Arial" w:cs="Arial"/>
                                  <w:sz w:val="18"/>
                                  <w:szCs w:val="18"/>
                                </w:rPr>
                                <w:t>heteroplasmy</w:t>
                              </w:r>
                              <w:proofErr w:type="spellEnd"/>
                              <w:r>
                                <w:rPr>
                                  <w:rFonts w:ascii="Arial" w:hAnsi="Arial" w:cs="Arial"/>
                                  <w:sz w:val="18"/>
                                  <w:szCs w:val="18"/>
                                </w:rPr>
                                <w:t xml:space="preserve"> (</w:t>
                              </w:r>
                              <w:proofErr w:type="spellStart"/>
                              <w:r>
                                <w:rPr>
                                  <w:rFonts w:ascii="Arial" w:hAnsi="Arial" w:cs="Arial"/>
                                  <w:sz w:val="18"/>
                                  <w:szCs w:val="18"/>
                                </w:rPr>
                                <w:t>a.k.</w:t>
                              </w:r>
                              <w:proofErr w:type="gramStart"/>
                              <w:r>
                                <w:rPr>
                                  <w:rFonts w:ascii="Arial" w:hAnsi="Arial" w:cs="Arial"/>
                                  <w:sz w:val="18"/>
                                  <w:szCs w:val="18"/>
                                </w:rPr>
                                <w:t>a</w:t>
                              </w:r>
                              <w:proofErr w:type="spellEnd"/>
                              <w:proofErr w:type="gramEnd"/>
                              <w:r>
                                <w:rPr>
                                  <w:rFonts w:ascii="Arial" w:hAnsi="Arial" w:cs="Arial"/>
                                  <w:sz w:val="18"/>
                                  <w:szCs w:val="18"/>
                                </w:rPr>
                                <w:t xml:space="preserve"> allele frequency). The outermost circle represents </w:t>
                              </w:r>
                              <w:proofErr w:type="spellStart"/>
                              <w:r>
                                <w:rPr>
                                  <w:rFonts w:ascii="Arial" w:hAnsi="Arial" w:cs="Arial"/>
                                  <w:sz w:val="18"/>
                                  <w:szCs w:val="18"/>
                                </w:rPr>
                                <w:t>homoplasmy</w:t>
                              </w:r>
                              <w:proofErr w:type="spellEnd"/>
                              <w:r>
                                <w:rPr>
                                  <w:rFonts w:ascii="Arial" w:hAnsi="Arial" w:cs="Arial"/>
                                  <w:sz w:val="18"/>
                                  <w:szCs w:val="18"/>
                                </w:rPr>
                                <w:t xml:space="preserve">, </w:t>
                              </w:r>
                              <w:del w:id="36" w:author="Maggo, Simran" w:date="2022-11-04T08:36:00Z">
                                <w:r w:rsidDel="00801462">
                                  <w:rPr>
                                    <w:rFonts w:ascii="Arial" w:hAnsi="Arial" w:cs="Arial"/>
                                    <w:sz w:val="18"/>
                                    <w:szCs w:val="18"/>
                                  </w:rPr>
                                  <w:delText>o</w:delText>
                                </w:r>
                              </w:del>
                              <w:proofErr w:type="spellStart"/>
                              <w:r>
                                <w:rPr>
                                  <w:rFonts w:ascii="Arial" w:hAnsi="Arial" w:cs="Arial"/>
                                  <w:sz w:val="18"/>
                                  <w:szCs w:val="18"/>
                                </w:rPr>
                                <w:t>f</w:t>
                              </w:r>
                              <w:proofErr w:type="spellEnd"/>
                              <w:r>
                                <w:rPr>
                                  <w:rFonts w:ascii="Arial" w:hAnsi="Arial" w:cs="Arial"/>
                                  <w:sz w:val="18"/>
                                  <w:szCs w:val="18"/>
                                </w:rPr>
                                <w:t xml:space="preserve"> which </w:t>
                              </w:r>
                              <w:ins w:id="37" w:author="Maggo, Simran" w:date="2022-11-04T08:37:00Z">
                                <w:r w:rsidR="00801462">
                                  <w:rPr>
                                    <w:rFonts w:ascii="Arial" w:hAnsi="Arial" w:cs="Arial"/>
                                    <w:sz w:val="18"/>
                                    <w:szCs w:val="18"/>
                                  </w:rPr>
                                  <w:t xml:space="preserve">are </w:t>
                                </w:r>
                              </w:ins>
                              <w:r>
                                <w:rPr>
                                  <w:rFonts w:ascii="Arial" w:hAnsi="Arial" w:cs="Arial"/>
                                  <w:sz w:val="18"/>
                                  <w:szCs w:val="18"/>
                                </w:rPr>
                                <w:t>germline mtDNA variants</w:t>
                              </w:r>
                              <w:del w:id="38" w:author="Maggo, Simran" w:date="2022-11-04T08:37:00Z">
                                <w:r w:rsidDel="00801462">
                                  <w:rPr>
                                    <w:rFonts w:ascii="Arial" w:hAnsi="Arial" w:cs="Arial"/>
                                    <w:sz w:val="18"/>
                                    <w:szCs w:val="18"/>
                                  </w:rPr>
                                  <w:delText xml:space="preserve"> are</w:delText>
                                </w:r>
                              </w:del>
                              <w:r>
                                <w:rPr>
                                  <w:rFonts w:ascii="Arial" w:hAnsi="Arial" w:cs="Arial"/>
                                  <w:sz w:val="18"/>
                                  <w:szCs w:val="18"/>
                                </w:rPr>
                                <w:t xml:space="preserve">. </w:t>
                              </w:r>
                              <w:del w:id="39" w:author="Maggo, Simran" w:date="2022-11-04T08:37:00Z">
                                <w:r w:rsidDel="00801462">
                                  <w:rPr>
                                    <w:rFonts w:ascii="Arial" w:hAnsi="Arial" w:cs="Arial"/>
                                    <w:sz w:val="18"/>
                                    <w:szCs w:val="18"/>
                                  </w:rPr>
                                  <w:delText xml:space="preserve">The </w:delText>
                                </w:r>
                              </w:del>
                              <w:r>
                                <w:rPr>
                                  <w:rFonts w:ascii="Arial" w:hAnsi="Arial" w:cs="Arial"/>
                                  <w:sz w:val="18"/>
                                  <w:szCs w:val="18"/>
                                </w:rPr>
                                <w:t xml:space="preserve">innermost circle represents 0% heteroplasmy. Clearly, </w:t>
                              </w:r>
                              <w:proofErr w:type="spellStart"/>
                              <w:r>
                                <w:rPr>
                                  <w:rFonts w:ascii="Arial" w:hAnsi="Arial" w:cs="Arial"/>
                                  <w:sz w:val="18"/>
                                  <w:szCs w:val="18"/>
                                </w:rPr>
                                <w:t>lpWGS</w:t>
                              </w:r>
                              <w:proofErr w:type="spellEnd"/>
                              <w:r>
                                <w:rPr>
                                  <w:rFonts w:ascii="Arial" w:hAnsi="Arial" w:cs="Arial"/>
                                  <w:sz w:val="18"/>
                                  <w:szCs w:val="18"/>
                                </w:rPr>
                                <w:t xml:space="preserve"> of this sample revealed the presence of </w:t>
                              </w:r>
                              <w:proofErr w:type="gramStart"/>
                              <w:r>
                                <w:rPr>
                                  <w:rFonts w:ascii="Arial" w:hAnsi="Arial" w:cs="Arial"/>
                                  <w:sz w:val="18"/>
                                  <w:szCs w:val="18"/>
                                </w:rPr>
                                <w:t>a number of</w:t>
                              </w:r>
                              <w:proofErr w:type="gramEnd"/>
                              <w:r>
                                <w:rPr>
                                  <w:rFonts w:ascii="Arial" w:hAnsi="Arial" w:cs="Arial"/>
                                  <w:sz w:val="18"/>
                                  <w:szCs w:val="18"/>
                                </w:rPr>
                                <w:t xml:space="preserve"> somatic mtDNA mutations of low heteroplasmy.      </w:t>
                              </w:r>
                              <w:r w:rsidRPr="00C82C96">
                                <w:rPr>
                                  <w:rFonts w:ascii="Arial" w:hAnsi="Arial" w:cs="Arial"/>
                                  <w:sz w:val="18"/>
                                  <w:szCs w:val="18"/>
                                </w:rPr>
                                <w:t xml:space="preserve">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ADD2999" id="Group 1" o:spid="_x0000_s1026" style="position:absolute;margin-left:341.1pt;margin-top:2.35pt;width:188.5pt;height:230.2pt;z-index:251660288;mso-width-relative:margin;mso-height-relative:margin" coordsize="27190,37422"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27171;height:22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 Box 2" o:spid="_x0000_s1028" type="#_x0000_t202" style="position:absolute;top:22690;width:27190;height:1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" fillcolor="#dbeef3">
                  <v:textbox>
                    <w:txbxContent>
                      <w:p w14:paraId="30539D40" w14:textId="39544390" w:rsidR="005B407D" w:rsidRPr="006377A4" w:rsidRDefault="005B407D" w:rsidP="005B407D">
                        <w:pPr>
                          <w:rPr>
                            <w:rFonts w:ascii="Arial" w:hAnsi="Arial" w:cs="Arial"/>
                            <w:sz w:val="18"/>
                            <w:szCs w:val="18"/>
                          </w:rPr>
                        </w:pPr>
                        <w:r w:rsidRPr="00D85C45">
                          <w:rPr>
                            <w:rFonts w:ascii="Arial" w:hAnsi="Arial" w:cs="Arial"/>
                            <w:b/>
                            <w:bCs/>
                            <w:sz w:val="18"/>
                            <w:szCs w:val="18"/>
                          </w:rPr>
                          <w:t xml:space="preserve">Figure </w:t>
                        </w:r>
                        <w:r>
                          <w:rPr>
                            <w:rFonts w:ascii="Arial" w:hAnsi="Arial" w:cs="Arial"/>
                            <w:b/>
                            <w:bCs/>
                            <w:sz w:val="18"/>
                            <w:szCs w:val="18"/>
                          </w:rPr>
                          <w:t>1</w:t>
                        </w:r>
                        <w:r w:rsidRPr="00D85C45">
                          <w:rPr>
                            <w:rFonts w:ascii="Arial" w:hAnsi="Arial" w:cs="Arial"/>
                            <w:b/>
                            <w:bCs/>
                            <w:sz w:val="18"/>
                            <w:szCs w:val="18"/>
                          </w:rPr>
                          <w:t xml:space="preserve">. </w:t>
                        </w:r>
                        <w:proofErr w:type="spellStart"/>
                        <w:r>
                          <w:rPr>
                            <w:rFonts w:ascii="Arial" w:hAnsi="Arial" w:cs="Arial"/>
                            <w:b/>
                            <w:bCs/>
                            <w:sz w:val="18"/>
                            <w:szCs w:val="18"/>
                          </w:rPr>
                          <w:t>lpWGS</w:t>
                        </w:r>
                        <w:proofErr w:type="spellEnd"/>
                        <w:r>
                          <w:rPr>
                            <w:rFonts w:ascii="Arial" w:hAnsi="Arial" w:cs="Arial"/>
                            <w:b/>
                            <w:bCs/>
                            <w:sz w:val="18"/>
                            <w:szCs w:val="18"/>
                          </w:rPr>
                          <w:t xml:space="preserve"> provides </w:t>
                        </w:r>
                        <w:del w:id="40" w:author="Maggo, Simran" w:date="2022-11-04T08:36:00Z">
                          <w:r w:rsidDel="00801462">
                            <w:rPr>
                              <w:rFonts w:ascii="Arial" w:hAnsi="Arial" w:cs="Arial"/>
                              <w:b/>
                              <w:bCs/>
                              <w:sz w:val="18"/>
                              <w:szCs w:val="18"/>
                            </w:rPr>
                            <w:delText xml:space="preserve">sufficient </w:delText>
                          </w:r>
                        </w:del>
                        <w:ins w:id="41" w:author="Maggo, Simran" w:date="2022-11-04T08:36:00Z">
                          <w:r w:rsidR="00801462">
                            <w:rPr>
                              <w:rFonts w:ascii="Arial" w:hAnsi="Arial" w:cs="Arial"/>
                              <w:b/>
                              <w:bCs/>
                              <w:sz w:val="18"/>
                              <w:szCs w:val="18"/>
                            </w:rPr>
                            <w:t>enhanced</w:t>
                          </w:r>
                          <w:r w:rsidR="00801462">
                            <w:rPr>
                              <w:rFonts w:ascii="Arial" w:hAnsi="Arial" w:cs="Arial"/>
                              <w:b/>
                              <w:bCs/>
                              <w:sz w:val="18"/>
                              <w:szCs w:val="18"/>
                            </w:rPr>
                            <w:t xml:space="preserve"> </w:t>
                          </w:r>
                        </w:ins>
                        <w:r>
                          <w:rPr>
                            <w:rFonts w:ascii="Arial" w:hAnsi="Arial" w:cs="Arial"/>
                            <w:b/>
                            <w:bCs/>
                            <w:sz w:val="18"/>
                            <w:szCs w:val="18"/>
                          </w:rPr>
                          <w:t xml:space="preserve">coverage </w:t>
                        </w:r>
                        <w:ins w:id="42" w:author="Maggo, Simran" w:date="2022-11-04T08:36:00Z">
                          <w:r w:rsidR="00801462">
                            <w:rPr>
                              <w:rFonts w:ascii="Arial" w:hAnsi="Arial" w:cs="Arial"/>
                              <w:b/>
                              <w:bCs/>
                              <w:sz w:val="18"/>
                              <w:szCs w:val="18"/>
                            </w:rPr>
                            <w:t>of the</w:t>
                          </w:r>
                        </w:ins>
                        <w:del w:id="43" w:author="Maggo, Simran" w:date="2022-11-04T08:36:00Z">
                          <w:r w:rsidDel="00801462">
                            <w:rPr>
                              <w:rFonts w:ascii="Arial" w:hAnsi="Arial" w:cs="Arial"/>
                              <w:b/>
                              <w:bCs/>
                              <w:sz w:val="18"/>
                              <w:szCs w:val="18"/>
                            </w:rPr>
                            <w:delText>for</w:delText>
                          </w:r>
                        </w:del>
                        <w:r>
                          <w:rPr>
                            <w:rFonts w:ascii="Arial" w:hAnsi="Arial" w:cs="Arial"/>
                            <w:b/>
                            <w:bCs/>
                            <w:sz w:val="18"/>
                            <w:szCs w:val="18"/>
                          </w:rPr>
                          <w:t xml:space="preserve"> </w:t>
                        </w:r>
                        <w:proofErr w:type="spellStart"/>
                        <w:r>
                          <w:rPr>
                            <w:rFonts w:ascii="Arial" w:hAnsi="Arial" w:cs="Arial"/>
                            <w:b/>
                            <w:bCs/>
                            <w:sz w:val="18"/>
                            <w:szCs w:val="18"/>
                          </w:rPr>
                          <w:t>mtDNA</w:t>
                        </w:r>
                        <w:proofErr w:type="spellEnd"/>
                        <w:r>
                          <w:rPr>
                            <w:rFonts w:ascii="Arial" w:hAnsi="Arial" w:cs="Arial"/>
                            <w:b/>
                            <w:bCs/>
                            <w:sz w:val="18"/>
                            <w:szCs w:val="18"/>
                          </w:rPr>
                          <w:t xml:space="preserve"> genome</w:t>
                        </w:r>
                        <w:r w:rsidRPr="00D85C45">
                          <w:rPr>
                            <w:rFonts w:ascii="Arial" w:hAnsi="Arial" w:cs="Arial"/>
                            <w:b/>
                            <w:bCs/>
                            <w:sz w:val="18"/>
                            <w:szCs w:val="18"/>
                          </w:rPr>
                          <w:t xml:space="preserve">. </w:t>
                        </w:r>
                        <w:r w:rsidRPr="00C82C96">
                          <w:rPr>
                            <w:rFonts w:ascii="Arial" w:hAnsi="Arial" w:cs="Arial"/>
                            <w:sz w:val="18"/>
                            <w:szCs w:val="18"/>
                          </w:rPr>
                          <w:t xml:space="preserve">Dots of different colors </w:t>
                        </w:r>
                        <w:r>
                          <w:rPr>
                            <w:rFonts w:ascii="Arial" w:hAnsi="Arial" w:cs="Arial"/>
                            <w:sz w:val="18"/>
                            <w:szCs w:val="18"/>
                          </w:rPr>
                          <w:t xml:space="preserve">on concentric circles </w:t>
                        </w:r>
                        <w:r w:rsidRPr="00C82C96">
                          <w:rPr>
                            <w:rFonts w:ascii="Arial" w:hAnsi="Arial" w:cs="Arial"/>
                            <w:sz w:val="18"/>
                            <w:szCs w:val="18"/>
                          </w:rPr>
                          <w:t>represent</w:t>
                        </w:r>
                        <w:r>
                          <w:rPr>
                            <w:rFonts w:ascii="Arial" w:hAnsi="Arial" w:cs="Arial"/>
                            <w:sz w:val="18"/>
                            <w:szCs w:val="18"/>
                          </w:rPr>
                          <w:t xml:space="preserve"> </w:t>
                        </w:r>
                        <w:proofErr w:type="spellStart"/>
                        <w:r>
                          <w:rPr>
                            <w:rFonts w:ascii="Arial" w:hAnsi="Arial" w:cs="Arial"/>
                            <w:sz w:val="18"/>
                            <w:szCs w:val="18"/>
                          </w:rPr>
                          <w:t>mtDNA</w:t>
                        </w:r>
                        <w:proofErr w:type="spellEnd"/>
                        <w:r>
                          <w:rPr>
                            <w:rFonts w:ascii="Arial" w:hAnsi="Arial" w:cs="Arial"/>
                            <w:sz w:val="18"/>
                            <w:szCs w:val="18"/>
                          </w:rPr>
                          <w:t xml:space="preserve"> variant</w:t>
                        </w:r>
                        <w:ins w:id="44" w:author="Maggo, Simran" w:date="2022-11-04T08:36:00Z">
                          <w:r w:rsidR="00801462">
                            <w:rPr>
                              <w:rFonts w:ascii="Arial" w:hAnsi="Arial" w:cs="Arial"/>
                              <w:sz w:val="18"/>
                              <w:szCs w:val="18"/>
                            </w:rPr>
                            <w:t>s</w:t>
                          </w:r>
                        </w:ins>
                        <w:r>
                          <w:rPr>
                            <w:rFonts w:ascii="Arial" w:hAnsi="Arial" w:cs="Arial"/>
                            <w:sz w:val="18"/>
                            <w:szCs w:val="18"/>
                          </w:rPr>
                          <w:t xml:space="preserve"> of different heteroplasmy (</w:t>
                        </w:r>
                        <w:proofErr w:type="spellStart"/>
                        <w:r>
                          <w:rPr>
                            <w:rFonts w:ascii="Arial" w:hAnsi="Arial" w:cs="Arial"/>
                            <w:sz w:val="18"/>
                            <w:szCs w:val="18"/>
                          </w:rPr>
                          <w:t>a.k.a</w:t>
                        </w:r>
                        <w:proofErr w:type="spellEnd"/>
                        <w:r>
                          <w:rPr>
                            <w:rFonts w:ascii="Arial" w:hAnsi="Arial" w:cs="Arial"/>
                            <w:sz w:val="18"/>
                            <w:szCs w:val="18"/>
                          </w:rPr>
                          <w:t xml:space="preserve"> allele frequency). The outermost circle represents </w:t>
                        </w:r>
                        <w:proofErr w:type="spellStart"/>
                        <w:r>
                          <w:rPr>
                            <w:rFonts w:ascii="Arial" w:hAnsi="Arial" w:cs="Arial"/>
                            <w:sz w:val="18"/>
                            <w:szCs w:val="18"/>
                          </w:rPr>
                          <w:t>homoplasmy</w:t>
                        </w:r>
                        <w:proofErr w:type="spellEnd"/>
                        <w:r>
                          <w:rPr>
                            <w:rFonts w:ascii="Arial" w:hAnsi="Arial" w:cs="Arial"/>
                            <w:sz w:val="18"/>
                            <w:szCs w:val="18"/>
                          </w:rPr>
                          <w:t xml:space="preserve">, </w:t>
                        </w:r>
                        <w:del w:id="45" w:author="Maggo, Simran" w:date="2022-11-04T08:36:00Z">
                          <w:r w:rsidDel="00801462">
                            <w:rPr>
                              <w:rFonts w:ascii="Arial" w:hAnsi="Arial" w:cs="Arial"/>
                              <w:sz w:val="18"/>
                              <w:szCs w:val="18"/>
                            </w:rPr>
                            <w:delText>o</w:delText>
                          </w:r>
                        </w:del>
                        <w:proofErr w:type="spellStart"/>
                        <w:r>
                          <w:rPr>
                            <w:rFonts w:ascii="Arial" w:hAnsi="Arial" w:cs="Arial"/>
                            <w:sz w:val="18"/>
                            <w:szCs w:val="18"/>
                          </w:rPr>
                          <w:t>f</w:t>
                        </w:r>
                        <w:proofErr w:type="spellEnd"/>
                        <w:r>
                          <w:rPr>
                            <w:rFonts w:ascii="Arial" w:hAnsi="Arial" w:cs="Arial"/>
                            <w:sz w:val="18"/>
                            <w:szCs w:val="18"/>
                          </w:rPr>
                          <w:t xml:space="preserve"> which </w:t>
                        </w:r>
                        <w:ins w:id="46" w:author="Maggo, Simran" w:date="2022-11-04T08:37:00Z">
                          <w:r w:rsidR="00801462">
                            <w:rPr>
                              <w:rFonts w:ascii="Arial" w:hAnsi="Arial" w:cs="Arial"/>
                              <w:sz w:val="18"/>
                              <w:szCs w:val="18"/>
                            </w:rPr>
                            <w:t xml:space="preserve">are </w:t>
                          </w:r>
                        </w:ins>
                        <w:r>
                          <w:rPr>
                            <w:rFonts w:ascii="Arial" w:hAnsi="Arial" w:cs="Arial"/>
                            <w:sz w:val="18"/>
                            <w:szCs w:val="18"/>
                          </w:rPr>
                          <w:t xml:space="preserve">germline </w:t>
                        </w:r>
                        <w:proofErr w:type="spellStart"/>
                        <w:r>
                          <w:rPr>
                            <w:rFonts w:ascii="Arial" w:hAnsi="Arial" w:cs="Arial"/>
                            <w:sz w:val="18"/>
                            <w:szCs w:val="18"/>
                          </w:rPr>
                          <w:t>mtDNA</w:t>
                        </w:r>
                        <w:proofErr w:type="spellEnd"/>
                        <w:r>
                          <w:rPr>
                            <w:rFonts w:ascii="Arial" w:hAnsi="Arial" w:cs="Arial"/>
                            <w:sz w:val="18"/>
                            <w:szCs w:val="18"/>
                          </w:rPr>
                          <w:t xml:space="preserve"> variants</w:t>
                        </w:r>
                        <w:del w:id="47" w:author="Maggo, Simran" w:date="2022-11-04T08:37:00Z">
                          <w:r w:rsidDel="00801462">
                            <w:rPr>
                              <w:rFonts w:ascii="Arial" w:hAnsi="Arial" w:cs="Arial"/>
                              <w:sz w:val="18"/>
                              <w:szCs w:val="18"/>
                            </w:rPr>
                            <w:delText xml:space="preserve"> are</w:delText>
                          </w:r>
                        </w:del>
                        <w:r>
                          <w:rPr>
                            <w:rFonts w:ascii="Arial" w:hAnsi="Arial" w:cs="Arial"/>
                            <w:sz w:val="18"/>
                            <w:szCs w:val="18"/>
                          </w:rPr>
                          <w:t xml:space="preserve">. </w:t>
                        </w:r>
                        <w:del w:id="48" w:author="Maggo, Simran" w:date="2022-11-04T08:37:00Z">
                          <w:r w:rsidDel="00801462">
                            <w:rPr>
                              <w:rFonts w:ascii="Arial" w:hAnsi="Arial" w:cs="Arial"/>
                              <w:sz w:val="18"/>
                              <w:szCs w:val="18"/>
                            </w:rPr>
                            <w:delText xml:space="preserve">The </w:delText>
                          </w:r>
                        </w:del>
                        <w:r>
                          <w:rPr>
                            <w:rFonts w:ascii="Arial" w:hAnsi="Arial" w:cs="Arial"/>
                            <w:sz w:val="18"/>
                            <w:szCs w:val="18"/>
                          </w:rPr>
                          <w:t xml:space="preserve">innermost circle represents 0% heteroplasmy. Clearly, </w:t>
                        </w:r>
                        <w:proofErr w:type="spellStart"/>
                        <w:r>
                          <w:rPr>
                            <w:rFonts w:ascii="Arial" w:hAnsi="Arial" w:cs="Arial"/>
                            <w:sz w:val="18"/>
                            <w:szCs w:val="18"/>
                          </w:rPr>
                          <w:t>lpWGS</w:t>
                        </w:r>
                        <w:proofErr w:type="spellEnd"/>
                        <w:r>
                          <w:rPr>
                            <w:rFonts w:ascii="Arial" w:hAnsi="Arial" w:cs="Arial"/>
                            <w:sz w:val="18"/>
                            <w:szCs w:val="18"/>
                          </w:rPr>
                          <w:t xml:space="preserve"> of this sample revealed the presence of a number of somatic </w:t>
                        </w:r>
                        <w:proofErr w:type="spellStart"/>
                        <w:r>
                          <w:rPr>
                            <w:rFonts w:ascii="Arial" w:hAnsi="Arial" w:cs="Arial"/>
                            <w:sz w:val="18"/>
                            <w:szCs w:val="18"/>
                          </w:rPr>
                          <w:t>mtDNA</w:t>
                        </w:r>
                        <w:proofErr w:type="spellEnd"/>
                        <w:r>
                          <w:rPr>
                            <w:rFonts w:ascii="Arial" w:hAnsi="Arial" w:cs="Arial"/>
                            <w:sz w:val="18"/>
                            <w:szCs w:val="18"/>
                          </w:rPr>
                          <w:t xml:space="preserve"> mutations of low heteroplasmy.      </w:t>
                        </w:r>
                        <w:r w:rsidRPr="00C82C96">
                          <w:rPr>
                            <w:rFonts w:ascii="Arial" w:hAnsi="Arial" w:cs="Arial"/>
                            <w:sz w:val="18"/>
                            <w:szCs w:val="18"/>
                          </w:rPr>
                          <w:t xml:space="preserve"> </w:t>
                        </w:r>
                      </w:p>
                    </w:txbxContent>
                  </v:textbox>
                </v:shape>
                <w10:wrap type="square"/>
              </v:group>
            </w:pict>
          </mc:Fallback>
        </mc:AlternateContent>
      </w:r>
      <w:r w:rsidR="00783790" w:rsidRPr="001C257F">
        <w:rPr>
          <w:rFonts w:ascii="Arial" w:eastAsia="Times New Roman" w:hAnsi="Arial" w:cs="Arial"/>
          <w:color w:val="000000"/>
          <w:sz w:val="22"/>
          <w:szCs w:val="22"/>
        </w:rPr>
        <w:t xml:space="preserve">This </w:t>
      </w:r>
      <w:r w:rsidR="00105CE9" w:rsidRPr="001C257F">
        <w:rPr>
          <w:rFonts w:ascii="Arial" w:eastAsia="Times New Roman" w:hAnsi="Arial" w:cs="Arial"/>
          <w:color w:val="000000"/>
          <w:sz w:val="22"/>
          <w:szCs w:val="22"/>
        </w:rPr>
        <w:t xml:space="preserve">work takes advantage of </w:t>
      </w:r>
      <w:r w:rsidR="00D43799" w:rsidRPr="001C257F">
        <w:rPr>
          <w:rFonts w:ascii="Arial" w:eastAsia="Times New Roman" w:hAnsi="Arial" w:cs="Arial"/>
          <w:color w:val="000000"/>
          <w:sz w:val="22"/>
          <w:szCs w:val="22"/>
        </w:rPr>
        <w:t>state</w:t>
      </w:r>
      <w:r w:rsidR="0016424C" w:rsidRPr="001C257F">
        <w:rPr>
          <w:rFonts w:ascii="Arial" w:eastAsia="Times New Roman" w:hAnsi="Arial" w:cs="Arial"/>
          <w:color w:val="000000"/>
          <w:sz w:val="22"/>
          <w:szCs w:val="22"/>
        </w:rPr>
        <w:t>-</w:t>
      </w:r>
      <w:r w:rsidR="00D43799" w:rsidRPr="001C257F">
        <w:rPr>
          <w:rFonts w:ascii="Arial" w:eastAsia="Times New Roman" w:hAnsi="Arial" w:cs="Arial"/>
          <w:color w:val="000000"/>
          <w:sz w:val="22"/>
          <w:szCs w:val="22"/>
        </w:rPr>
        <w:t>of</w:t>
      </w:r>
      <w:r w:rsidR="0016424C" w:rsidRPr="001C257F">
        <w:rPr>
          <w:rFonts w:ascii="Arial" w:eastAsia="Times New Roman" w:hAnsi="Arial" w:cs="Arial"/>
          <w:color w:val="000000"/>
          <w:sz w:val="22"/>
          <w:szCs w:val="22"/>
        </w:rPr>
        <w:t>-</w:t>
      </w:r>
      <w:r w:rsidR="00D43799" w:rsidRPr="001C257F">
        <w:rPr>
          <w:rFonts w:ascii="Arial" w:eastAsia="Times New Roman" w:hAnsi="Arial" w:cs="Arial"/>
          <w:color w:val="000000"/>
          <w:sz w:val="22"/>
          <w:szCs w:val="22"/>
        </w:rPr>
        <w:t>the</w:t>
      </w:r>
      <w:r w:rsidR="0016424C" w:rsidRPr="001C257F">
        <w:rPr>
          <w:rFonts w:ascii="Arial" w:eastAsia="Times New Roman" w:hAnsi="Arial" w:cs="Arial"/>
          <w:color w:val="000000"/>
          <w:sz w:val="22"/>
          <w:szCs w:val="22"/>
        </w:rPr>
        <w:t>-</w:t>
      </w:r>
      <w:r w:rsidR="00D43799" w:rsidRPr="001C257F">
        <w:rPr>
          <w:rFonts w:ascii="Arial" w:eastAsia="Times New Roman" w:hAnsi="Arial" w:cs="Arial"/>
          <w:color w:val="000000"/>
          <w:sz w:val="22"/>
          <w:szCs w:val="22"/>
        </w:rPr>
        <w:t xml:space="preserve">art </w:t>
      </w:r>
      <w:proofErr w:type="spellStart"/>
      <w:r w:rsidR="00FB18D5" w:rsidRPr="001C257F">
        <w:rPr>
          <w:rFonts w:ascii="Arial" w:eastAsia="Times New Roman" w:hAnsi="Arial" w:cs="Arial"/>
          <w:color w:val="000000"/>
          <w:sz w:val="22"/>
          <w:szCs w:val="22"/>
        </w:rPr>
        <w:t>lpWGS</w:t>
      </w:r>
      <w:proofErr w:type="spellEnd"/>
      <w:r w:rsidR="00FB18D5" w:rsidRPr="001C257F">
        <w:rPr>
          <w:rFonts w:ascii="Arial" w:eastAsia="Times New Roman" w:hAnsi="Arial" w:cs="Arial"/>
          <w:color w:val="000000"/>
          <w:sz w:val="22"/>
          <w:szCs w:val="22"/>
        </w:rPr>
        <w:t xml:space="preserve"> </w:t>
      </w:r>
      <w:commentRangeStart w:id="40"/>
      <w:r w:rsidR="00D43799" w:rsidRPr="001C257F">
        <w:rPr>
          <w:rFonts w:ascii="Arial" w:eastAsia="Times New Roman" w:hAnsi="Arial" w:cs="Arial"/>
          <w:color w:val="000000"/>
          <w:sz w:val="22"/>
          <w:szCs w:val="22"/>
        </w:rPr>
        <w:t>technology</w:t>
      </w:r>
      <w:commentRangeEnd w:id="40"/>
      <w:r w:rsidR="002E2F3C">
        <w:rPr>
          <w:rStyle w:val="CommentReference"/>
        </w:rPr>
        <w:commentReference w:id="40"/>
      </w:r>
      <w:r w:rsidR="00D43799" w:rsidRPr="001C257F">
        <w:rPr>
          <w:rFonts w:ascii="Arial" w:eastAsia="Times New Roman" w:hAnsi="Arial" w:cs="Arial"/>
          <w:color w:val="000000"/>
          <w:sz w:val="22"/>
          <w:szCs w:val="22"/>
        </w:rPr>
        <w:t xml:space="preserve"> </w:t>
      </w:r>
      <w:r w:rsidR="00E9633C" w:rsidRPr="001C257F">
        <w:rPr>
          <w:rFonts w:ascii="Arial" w:eastAsia="Times New Roman" w:hAnsi="Arial" w:cs="Arial"/>
          <w:color w:val="000000"/>
          <w:sz w:val="22"/>
          <w:szCs w:val="22"/>
        </w:rPr>
        <w:t xml:space="preserve">that is being used in Dr. Gai’s laboratory to detect mtDNA in cancer patients and </w:t>
      </w:r>
      <w:r w:rsidR="00061B57" w:rsidRPr="001C257F">
        <w:rPr>
          <w:rFonts w:ascii="Arial" w:eastAsia="Times New Roman" w:hAnsi="Arial" w:cs="Arial"/>
          <w:color w:val="000000"/>
          <w:sz w:val="22"/>
          <w:szCs w:val="22"/>
        </w:rPr>
        <w:t xml:space="preserve">novel </w:t>
      </w:r>
      <w:r w:rsidR="00652AFC" w:rsidRPr="001C257F">
        <w:rPr>
          <w:rFonts w:ascii="Arial" w:eastAsia="Times New Roman" w:hAnsi="Arial" w:cs="Arial"/>
          <w:color w:val="000000"/>
          <w:sz w:val="22"/>
          <w:szCs w:val="22"/>
        </w:rPr>
        <w:t>multiplex digital PCR (</w:t>
      </w:r>
      <w:proofErr w:type="spellStart"/>
      <w:r w:rsidR="00652AFC" w:rsidRPr="001C257F">
        <w:rPr>
          <w:rFonts w:ascii="Arial" w:eastAsia="Times New Roman" w:hAnsi="Arial" w:cs="Arial"/>
          <w:color w:val="000000"/>
          <w:sz w:val="22"/>
          <w:szCs w:val="22"/>
        </w:rPr>
        <w:t>mdPCR</w:t>
      </w:r>
      <w:proofErr w:type="spellEnd"/>
      <w:r w:rsidR="00652AFC" w:rsidRPr="001C257F">
        <w:rPr>
          <w:rFonts w:ascii="Arial" w:eastAsia="Times New Roman" w:hAnsi="Arial" w:cs="Arial"/>
          <w:color w:val="000000"/>
          <w:sz w:val="22"/>
          <w:szCs w:val="22"/>
        </w:rPr>
        <w:t xml:space="preserve">) </w:t>
      </w:r>
      <w:commentRangeStart w:id="41"/>
      <w:r w:rsidR="00061B57" w:rsidRPr="001C257F">
        <w:rPr>
          <w:rFonts w:ascii="Arial" w:eastAsia="Times New Roman" w:hAnsi="Arial" w:cs="Arial"/>
          <w:color w:val="000000"/>
          <w:sz w:val="22"/>
          <w:szCs w:val="22"/>
        </w:rPr>
        <w:t>technology</w:t>
      </w:r>
      <w:commentRangeEnd w:id="41"/>
      <w:r w:rsidR="002E2F3C">
        <w:rPr>
          <w:rStyle w:val="CommentReference"/>
        </w:rPr>
        <w:commentReference w:id="41"/>
      </w:r>
      <w:r w:rsidR="00061B57" w:rsidRPr="001C257F">
        <w:rPr>
          <w:rFonts w:ascii="Arial" w:eastAsia="Times New Roman" w:hAnsi="Arial" w:cs="Arial"/>
          <w:color w:val="000000"/>
          <w:sz w:val="22"/>
          <w:szCs w:val="22"/>
        </w:rPr>
        <w:t xml:space="preserve"> that Dr. Baxter-Lowe’s laboratory has </w:t>
      </w:r>
      <w:r w:rsidR="00202E19" w:rsidRPr="001C257F">
        <w:rPr>
          <w:rFonts w:ascii="Arial" w:eastAsia="Times New Roman" w:hAnsi="Arial" w:cs="Arial"/>
          <w:color w:val="000000"/>
          <w:sz w:val="22"/>
          <w:szCs w:val="22"/>
        </w:rPr>
        <w:t xml:space="preserve">been exploring </w:t>
      </w:r>
      <w:r w:rsidR="003617FD" w:rsidRPr="001C257F">
        <w:rPr>
          <w:rFonts w:ascii="Arial" w:eastAsia="Times New Roman" w:hAnsi="Arial" w:cs="Arial"/>
          <w:color w:val="000000"/>
          <w:sz w:val="22"/>
          <w:szCs w:val="22"/>
        </w:rPr>
        <w:t>t</w:t>
      </w:r>
      <w:r w:rsidR="006D715B" w:rsidRPr="001C257F">
        <w:rPr>
          <w:rFonts w:ascii="Arial" w:eastAsia="Times New Roman" w:hAnsi="Arial" w:cs="Arial"/>
          <w:color w:val="000000"/>
          <w:sz w:val="22"/>
          <w:szCs w:val="22"/>
        </w:rPr>
        <w:t>o develop a</w:t>
      </w:r>
      <w:r w:rsidR="00652AFC" w:rsidRPr="001C257F">
        <w:rPr>
          <w:rFonts w:ascii="Arial" w:eastAsia="Times New Roman" w:hAnsi="Arial" w:cs="Arial"/>
          <w:color w:val="000000"/>
          <w:sz w:val="22"/>
          <w:szCs w:val="22"/>
        </w:rPr>
        <w:t xml:space="preserve">n </w:t>
      </w:r>
      <w:r w:rsidR="006D715B" w:rsidRPr="001C257F">
        <w:rPr>
          <w:rFonts w:ascii="Arial" w:eastAsia="Times New Roman" w:hAnsi="Arial" w:cs="Arial"/>
          <w:color w:val="000000"/>
          <w:sz w:val="22"/>
          <w:szCs w:val="22"/>
        </w:rPr>
        <w:t xml:space="preserve">assay </w:t>
      </w:r>
      <w:r w:rsidR="00652AFC" w:rsidRPr="001C257F">
        <w:rPr>
          <w:rFonts w:ascii="Arial" w:eastAsia="Times New Roman" w:hAnsi="Arial" w:cs="Arial"/>
          <w:color w:val="000000"/>
          <w:sz w:val="22"/>
          <w:szCs w:val="22"/>
        </w:rPr>
        <w:t>for DD-</w:t>
      </w:r>
      <w:proofErr w:type="spellStart"/>
      <w:r w:rsidR="00652AFC" w:rsidRPr="001C257F">
        <w:rPr>
          <w:rFonts w:ascii="Arial" w:eastAsia="Times New Roman" w:hAnsi="Arial" w:cs="Arial"/>
          <w:color w:val="000000"/>
          <w:sz w:val="22"/>
          <w:szCs w:val="22"/>
        </w:rPr>
        <w:t>cf</w:t>
      </w:r>
      <w:proofErr w:type="spellEnd"/>
      <w:r w:rsidR="00652AFC" w:rsidRPr="001C257F">
        <w:rPr>
          <w:rFonts w:ascii="Arial" w:eastAsia="Times New Roman" w:hAnsi="Arial" w:cs="Arial"/>
          <w:color w:val="000000"/>
          <w:sz w:val="22"/>
          <w:szCs w:val="22"/>
        </w:rPr>
        <w:t xml:space="preserve"> </w:t>
      </w:r>
      <w:proofErr w:type="spellStart"/>
      <w:r w:rsidR="00652AFC" w:rsidRPr="001C257F">
        <w:rPr>
          <w:rFonts w:ascii="Arial" w:eastAsia="Times New Roman" w:hAnsi="Arial" w:cs="Arial"/>
          <w:color w:val="000000"/>
          <w:sz w:val="22"/>
          <w:szCs w:val="22"/>
        </w:rPr>
        <w:t>nDNA</w:t>
      </w:r>
      <w:proofErr w:type="spellEnd"/>
      <w:r w:rsidR="00652AFC" w:rsidRPr="001C257F">
        <w:rPr>
          <w:rFonts w:ascii="Arial" w:eastAsia="Times New Roman" w:hAnsi="Arial" w:cs="Arial"/>
          <w:color w:val="000000"/>
          <w:sz w:val="22"/>
          <w:szCs w:val="22"/>
        </w:rPr>
        <w:t xml:space="preserve"> </w:t>
      </w:r>
      <w:r w:rsidR="00951288" w:rsidRPr="001C257F">
        <w:rPr>
          <w:rFonts w:ascii="Arial" w:eastAsia="Times New Roman" w:hAnsi="Arial" w:cs="Arial"/>
          <w:color w:val="000000"/>
          <w:sz w:val="22"/>
          <w:szCs w:val="22"/>
        </w:rPr>
        <w:t xml:space="preserve">that is </w:t>
      </w:r>
      <w:r w:rsidR="00061B57" w:rsidRPr="001C257F">
        <w:rPr>
          <w:rFonts w:ascii="Arial" w:eastAsia="Times New Roman" w:hAnsi="Arial" w:cs="Arial"/>
          <w:color w:val="000000"/>
          <w:sz w:val="22"/>
          <w:szCs w:val="22"/>
        </w:rPr>
        <w:t>sensitive, fast, and accurate</w:t>
      </w:r>
      <w:r w:rsidR="00F30E3C" w:rsidRPr="001C257F">
        <w:rPr>
          <w:rFonts w:ascii="Arial" w:eastAsia="Times New Roman" w:hAnsi="Arial" w:cs="Arial"/>
          <w:color w:val="000000"/>
          <w:sz w:val="22"/>
          <w:szCs w:val="22"/>
        </w:rPr>
        <w:t xml:space="preserve">. </w:t>
      </w:r>
      <w:r w:rsidR="00E9633C" w:rsidRPr="001C257F">
        <w:rPr>
          <w:rFonts w:ascii="Arial" w:eastAsia="Times New Roman" w:hAnsi="Arial" w:cs="Arial"/>
          <w:color w:val="000000"/>
          <w:sz w:val="22"/>
          <w:szCs w:val="22"/>
        </w:rPr>
        <w:t xml:space="preserve">  </w:t>
      </w:r>
      <w:r w:rsidR="002711E2" w:rsidRPr="001C257F">
        <w:rPr>
          <w:rFonts w:ascii="Arial" w:eastAsia="Times New Roman" w:hAnsi="Arial" w:cs="Arial"/>
          <w:color w:val="000000"/>
          <w:sz w:val="22"/>
          <w:szCs w:val="22"/>
        </w:rPr>
        <w:t xml:space="preserve">These leading-edge technologies </w:t>
      </w:r>
      <w:r w:rsidR="005764C4" w:rsidRPr="001C257F">
        <w:rPr>
          <w:rFonts w:ascii="Arial" w:eastAsia="Times New Roman" w:hAnsi="Arial" w:cs="Arial"/>
          <w:color w:val="000000"/>
          <w:sz w:val="22"/>
          <w:szCs w:val="22"/>
        </w:rPr>
        <w:t xml:space="preserve">are candidates for future diagnostic and research assays that are accurate and </w:t>
      </w:r>
      <w:r w:rsidR="00C97AD1" w:rsidRPr="001C257F">
        <w:rPr>
          <w:rFonts w:ascii="Arial" w:eastAsia="Times New Roman" w:hAnsi="Arial" w:cs="Arial"/>
          <w:color w:val="000000"/>
          <w:sz w:val="22"/>
          <w:szCs w:val="22"/>
        </w:rPr>
        <w:t xml:space="preserve">more </w:t>
      </w:r>
      <w:r w:rsidR="005764C4" w:rsidRPr="001C257F">
        <w:rPr>
          <w:rFonts w:ascii="Arial" w:eastAsia="Times New Roman" w:hAnsi="Arial" w:cs="Arial"/>
          <w:color w:val="000000"/>
          <w:sz w:val="22"/>
          <w:szCs w:val="22"/>
        </w:rPr>
        <w:t>sensitive</w:t>
      </w:r>
      <w:r w:rsidR="00C97AD1" w:rsidRPr="001C257F">
        <w:rPr>
          <w:rFonts w:ascii="Arial" w:eastAsia="Times New Roman" w:hAnsi="Arial" w:cs="Arial"/>
          <w:color w:val="000000"/>
          <w:sz w:val="22"/>
          <w:szCs w:val="22"/>
        </w:rPr>
        <w:t xml:space="preserve"> than current methods</w:t>
      </w:r>
      <w:r w:rsidR="005764C4" w:rsidRPr="001C257F">
        <w:rPr>
          <w:rFonts w:ascii="Arial" w:eastAsia="Times New Roman" w:hAnsi="Arial" w:cs="Arial"/>
          <w:color w:val="000000"/>
          <w:sz w:val="22"/>
          <w:szCs w:val="22"/>
        </w:rPr>
        <w:t xml:space="preserve">.  </w:t>
      </w:r>
      <w:r w:rsidR="001646DD" w:rsidRPr="001C257F">
        <w:rPr>
          <w:rFonts w:ascii="Arial" w:hAnsi="Arial" w:cs="Arial"/>
          <w:bCs/>
          <w:sz w:val="22"/>
          <w:szCs w:val="22"/>
        </w:rPr>
        <w:t>I</w:t>
      </w:r>
      <w:r w:rsidR="005B407D" w:rsidRPr="001C257F">
        <w:rPr>
          <w:rFonts w:ascii="Arial" w:hAnsi="Arial" w:cs="Arial"/>
          <w:bCs/>
          <w:sz w:val="22"/>
          <w:szCs w:val="22"/>
        </w:rPr>
        <w:t xml:space="preserve">n </w:t>
      </w:r>
      <w:proofErr w:type="gramStart"/>
      <w:r w:rsidR="005B407D" w:rsidRPr="001C257F">
        <w:rPr>
          <w:rFonts w:ascii="Arial" w:hAnsi="Arial" w:cs="Arial"/>
          <w:bCs/>
          <w:sz w:val="22"/>
          <w:szCs w:val="22"/>
        </w:rPr>
        <w:t>a number of</w:t>
      </w:r>
      <w:proofErr w:type="gramEnd"/>
      <w:r w:rsidR="005B407D" w:rsidRPr="001C257F">
        <w:rPr>
          <w:rFonts w:ascii="Arial" w:hAnsi="Arial" w:cs="Arial"/>
          <w:bCs/>
          <w:sz w:val="22"/>
          <w:szCs w:val="22"/>
        </w:rPr>
        <w:t xml:space="preserve"> studies, Dr. Gai and colleagues have shown that cell-free DNA (</w:t>
      </w:r>
      <w:proofErr w:type="spellStart"/>
      <w:r w:rsidR="005B407D" w:rsidRPr="001C257F">
        <w:rPr>
          <w:rFonts w:ascii="Arial" w:hAnsi="Arial" w:cs="Arial"/>
          <w:bCs/>
          <w:sz w:val="22"/>
          <w:szCs w:val="22"/>
        </w:rPr>
        <w:t>cfDNA</w:t>
      </w:r>
      <w:proofErr w:type="spellEnd"/>
      <w:r w:rsidR="005B407D" w:rsidRPr="001C257F">
        <w:rPr>
          <w:rFonts w:ascii="Arial" w:hAnsi="Arial" w:cs="Arial"/>
          <w:bCs/>
          <w:sz w:val="22"/>
          <w:szCs w:val="22"/>
        </w:rPr>
        <w:t>) isolated from aqueous humor (AH), peripheral blood, and cerebrospinal fluid (CSF) could be a great target for liquid biopsy that has both diagnostic and prognostic utilities, for retinoblastoma, uveal melanoma and other solid tumors (PMIDs: 34570090, 35682905, 34316014, 33805776, 32799607, 32390242; Christodoulou et al., submitted). In these studies, low-pass (1x-5x) whole-genome sequencing (</w:t>
      </w:r>
      <w:proofErr w:type="spellStart"/>
      <w:r w:rsidR="005B407D" w:rsidRPr="001C257F">
        <w:rPr>
          <w:rFonts w:ascii="Arial" w:hAnsi="Arial" w:cs="Arial"/>
          <w:bCs/>
          <w:sz w:val="22"/>
          <w:szCs w:val="22"/>
        </w:rPr>
        <w:t>lpWGS</w:t>
      </w:r>
      <w:proofErr w:type="spellEnd"/>
      <w:r w:rsidR="005B407D" w:rsidRPr="001C257F">
        <w:rPr>
          <w:rFonts w:ascii="Arial" w:hAnsi="Arial" w:cs="Arial"/>
          <w:bCs/>
          <w:sz w:val="22"/>
          <w:szCs w:val="22"/>
        </w:rPr>
        <w:t xml:space="preserve">) was performed on </w:t>
      </w:r>
      <w:del w:id="42" w:author="Maggo, Simran" w:date="2022-11-04T08:31:00Z">
        <w:r w:rsidR="005B407D" w:rsidRPr="001C257F" w:rsidDel="002E2F3C">
          <w:rPr>
            <w:rFonts w:ascii="Arial" w:hAnsi="Arial" w:cs="Arial"/>
            <w:bCs/>
            <w:sz w:val="22"/>
            <w:szCs w:val="22"/>
          </w:rPr>
          <w:delText xml:space="preserve">the </w:delText>
        </w:r>
      </w:del>
      <w:proofErr w:type="spellStart"/>
      <w:r w:rsidR="005B407D" w:rsidRPr="001C257F">
        <w:rPr>
          <w:rFonts w:ascii="Arial" w:hAnsi="Arial" w:cs="Arial"/>
          <w:bCs/>
          <w:sz w:val="22"/>
          <w:szCs w:val="22"/>
        </w:rPr>
        <w:t>cfDNA</w:t>
      </w:r>
      <w:proofErr w:type="spellEnd"/>
      <w:r w:rsidR="005B407D" w:rsidRPr="001C257F">
        <w:rPr>
          <w:rFonts w:ascii="Arial" w:hAnsi="Arial" w:cs="Arial"/>
          <w:bCs/>
          <w:sz w:val="22"/>
          <w:szCs w:val="22"/>
        </w:rPr>
        <w:t>. Copy number alterations</w:t>
      </w:r>
      <w:del w:id="43" w:author="Maggo, Simran" w:date="2022-11-04T08:31:00Z">
        <w:r w:rsidR="005B407D" w:rsidRPr="001C257F" w:rsidDel="002E2F3C">
          <w:rPr>
            <w:rFonts w:ascii="Arial" w:hAnsi="Arial" w:cs="Arial"/>
            <w:bCs/>
            <w:sz w:val="22"/>
            <w:szCs w:val="22"/>
          </w:rPr>
          <w:delText>,</w:delText>
        </w:r>
      </w:del>
      <w:r w:rsidR="005B407D" w:rsidRPr="001C257F">
        <w:rPr>
          <w:rFonts w:ascii="Arial" w:hAnsi="Arial" w:cs="Arial"/>
          <w:bCs/>
          <w:sz w:val="22"/>
          <w:szCs w:val="22"/>
        </w:rPr>
        <w:t xml:space="preserve"> present in </w:t>
      </w:r>
      <w:del w:id="44" w:author="Maggo, Simran" w:date="2022-11-04T08:31:00Z">
        <w:r w:rsidR="005B407D" w:rsidRPr="001C257F" w:rsidDel="002E2F3C">
          <w:rPr>
            <w:rFonts w:ascii="Arial" w:hAnsi="Arial" w:cs="Arial"/>
            <w:bCs/>
            <w:sz w:val="22"/>
            <w:szCs w:val="22"/>
          </w:rPr>
          <w:delText>the</w:delText>
        </w:r>
      </w:del>
      <w:r w:rsidR="005B407D" w:rsidRPr="001C257F">
        <w:rPr>
          <w:rFonts w:ascii="Arial" w:hAnsi="Arial" w:cs="Arial"/>
          <w:bCs/>
          <w:sz w:val="22"/>
          <w:szCs w:val="22"/>
        </w:rPr>
        <w:t xml:space="preserve"> tumor-derived </w:t>
      </w:r>
      <w:proofErr w:type="spellStart"/>
      <w:r w:rsidR="005B407D" w:rsidRPr="001C257F">
        <w:rPr>
          <w:rFonts w:ascii="Arial" w:hAnsi="Arial" w:cs="Arial"/>
          <w:bCs/>
          <w:sz w:val="22"/>
          <w:szCs w:val="22"/>
        </w:rPr>
        <w:t>cfDNA</w:t>
      </w:r>
      <w:proofErr w:type="spellEnd"/>
      <w:del w:id="45" w:author="Maggo, Simran" w:date="2022-11-04T08:31:00Z">
        <w:r w:rsidR="005B407D" w:rsidRPr="001C257F" w:rsidDel="002E2F3C">
          <w:rPr>
            <w:rFonts w:ascii="Arial" w:hAnsi="Arial" w:cs="Arial"/>
            <w:bCs/>
            <w:sz w:val="22"/>
            <w:szCs w:val="22"/>
          </w:rPr>
          <w:delText>,</w:delText>
        </w:r>
      </w:del>
      <w:r w:rsidR="005B407D" w:rsidRPr="001C257F">
        <w:rPr>
          <w:rFonts w:ascii="Arial" w:hAnsi="Arial" w:cs="Arial"/>
          <w:bCs/>
          <w:sz w:val="22"/>
          <w:szCs w:val="22"/>
        </w:rPr>
        <w:t xml:space="preserve"> can be reliably detected based upon the deviation </w:t>
      </w:r>
      <w:del w:id="46" w:author="Maggo, Simran" w:date="2022-11-04T08:32:00Z">
        <w:r w:rsidR="005B407D" w:rsidRPr="001C257F" w:rsidDel="002E2F3C">
          <w:rPr>
            <w:rFonts w:ascii="Arial" w:hAnsi="Arial" w:cs="Arial"/>
            <w:bCs/>
            <w:sz w:val="22"/>
            <w:szCs w:val="22"/>
          </w:rPr>
          <w:delText xml:space="preserve">of rather </w:delText>
        </w:r>
      </w:del>
      <w:r w:rsidR="005B407D" w:rsidRPr="001C257F">
        <w:rPr>
          <w:rFonts w:ascii="Arial" w:hAnsi="Arial" w:cs="Arial"/>
          <w:bCs/>
          <w:sz w:val="22"/>
          <w:szCs w:val="22"/>
        </w:rPr>
        <w:t>uniform coverage across the genome</w:t>
      </w:r>
      <w:ins w:id="47" w:author="Maggo, Simran" w:date="2022-11-04T08:32:00Z">
        <w:r w:rsidR="002E2F3C">
          <w:rPr>
            <w:rFonts w:ascii="Arial" w:hAnsi="Arial" w:cs="Arial"/>
            <w:bCs/>
            <w:sz w:val="22"/>
            <w:szCs w:val="22"/>
          </w:rPr>
          <w:t>.</w:t>
        </w:r>
      </w:ins>
      <w:r w:rsidR="005B407D" w:rsidRPr="001C257F">
        <w:rPr>
          <w:rFonts w:ascii="Arial" w:hAnsi="Arial" w:cs="Arial"/>
          <w:bCs/>
          <w:sz w:val="22"/>
          <w:szCs w:val="22"/>
        </w:rPr>
        <w:t xml:space="preserve"> </w:t>
      </w:r>
      <w:del w:id="48" w:author="Maggo, Simran" w:date="2022-11-04T08:32:00Z">
        <w:r w:rsidR="005B407D" w:rsidRPr="001C257F" w:rsidDel="002E2F3C">
          <w:rPr>
            <w:rFonts w:ascii="Arial" w:hAnsi="Arial" w:cs="Arial"/>
            <w:bCs/>
            <w:sz w:val="22"/>
            <w:szCs w:val="22"/>
          </w:rPr>
          <w:delText xml:space="preserve">when tumor-derived cfDNA is absent. </w:delText>
        </w:r>
      </w:del>
      <w:r w:rsidR="005B407D" w:rsidRPr="001C257F">
        <w:rPr>
          <w:rFonts w:ascii="Arial" w:hAnsi="Arial" w:cs="Arial"/>
          <w:bCs/>
          <w:sz w:val="22"/>
          <w:szCs w:val="22"/>
        </w:rPr>
        <w:t xml:space="preserve">At the CHLA Center for Personalized Medicine </w:t>
      </w:r>
      <w:r w:rsidR="005B407D" w:rsidRPr="001C257F">
        <w:rPr>
          <w:rFonts w:ascii="Arial" w:hAnsi="Arial" w:cs="Arial"/>
          <w:bCs/>
          <w:sz w:val="22"/>
          <w:szCs w:val="22"/>
        </w:rPr>
        <w:lastRenderedPageBreak/>
        <w:t xml:space="preserve">(CPM), we recently </w:t>
      </w:r>
      <w:ins w:id="49" w:author="Maggo, Simran" w:date="2022-11-04T08:33:00Z">
        <w:r w:rsidR="007F05DF">
          <w:rPr>
            <w:rFonts w:ascii="Arial" w:hAnsi="Arial" w:cs="Arial"/>
            <w:bCs/>
            <w:sz w:val="22"/>
            <w:szCs w:val="22"/>
          </w:rPr>
          <w:t xml:space="preserve">clinically </w:t>
        </w:r>
      </w:ins>
      <w:r w:rsidR="005B407D" w:rsidRPr="001C257F">
        <w:rPr>
          <w:rFonts w:ascii="Arial" w:hAnsi="Arial" w:cs="Arial"/>
          <w:bCs/>
          <w:sz w:val="22"/>
          <w:szCs w:val="22"/>
        </w:rPr>
        <w:t xml:space="preserve">validated </w:t>
      </w:r>
      <w:proofErr w:type="spellStart"/>
      <w:r w:rsidR="005B407D" w:rsidRPr="001C257F">
        <w:rPr>
          <w:rFonts w:ascii="Arial" w:hAnsi="Arial" w:cs="Arial"/>
          <w:bCs/>
          <w:sz w:val="22"/>
          <w:szCs w:val="22"/>
        </w:rPr>
        <w:t>lpWGS</w:t>
      </w:r>
      <w:proofErr w:type="spellEnd"/>
      <w:r w:rsidR="005B407D" w:rsidRPr="001C257F">
        <w:rPr>
          <w:rFonts w:ascii="Arial" w:hAnsi="Arial" w:cs="Arial"/>
          <w:bCs/>
          <w:sz w:val="22"/>
          <w:szCs w:val="22"/>
        </w:rPr>
        <w:t xml:space="preserve"> as a liquid biopsy for pediatric cancers.</w:t>
      </w:r>
      <w:ins w:id="50" w:author="Maggo, Simran" w:date="2022-11-04T08:33:00Z">
        <w:r w:rsidR="007F05DF">
          <w:rPr>
            <w:rFonts w:ascii="Arial" w:hAnsi="Arial" w:cs="Arial"/>
            <w:bCs/>
            <w:sz w:val="22"/>
            <w:szCs w:val="22"/>
          </w:rPr>
          <w:t xml:space="preserve"> This test is now available for clinicians to order.</w:t>
        </w:r>
      </w:ins>
      <w:r w:rsidR="005B407D" w:rsidRPr="001C257F">
        <w:rPr>
          <w:rFonts w:ascii="Arial" w:hAnsi="Arial" w:cs="Arial"/>
          <w:bCs/>
          <w:sz w:val="22"/>
          <w:szCs w:val="22"/>
        </w:rPr>
        <w:t xml:space="preserve"> </w:t>
      </w:r>
    </w:p>
    <w:p w14:paraId="56D3C107" w14:textId="77777777" w:rsidR="00F00C5F" w:rsidRPr="001C257F" w:rsidRDefault="00F00C5F" w:rsidP="001C257F">
      <w:pPr>
        <w:rPr>
          <w:rFonts w:ascii="Arial" w:eastAsia="Times New Roman" w:hAnsi="Arial" w:cs="Arial"/>
          <w:color w:val="000000"/>
          <w:sz w:val="22"/>
          <w:szCs w:val="22"/>
        </w:rPr>
      </w:pPr>
    </w:p>
    <w:p w14:paraId="57E4AD67" w14:textId="775B2087" w:rsidR="005B407D" w:rsidRPr="001C257F" w:rsidRDefault="005B407D" w:rsidP="005B407D">
      <w:pPr>
        <w:rPr>
          <w:rFonts w:ascii="Arial" w:hAnsi="Arial" w:cs="Arial"/>
          <w:bCs/>
          <w:sz w:val="22"/>
          <w:szCs w:val="22"/>
          <w:lang w:eastAsia="zh-CN"/>
        </w:rPr>
      </w:pPr>
      <w:r w:rsidRPr="001C257F">
        <w:rPr>
          <w:rFonts w:ascii="Arial" w:hAnsi="Arial" w:cs="Arial"/>
          <w:bCs/>
          <w:sz w:val="22"/>
          <w:szCs w:val="22"/>
        </w:rPr>
        <w:t>Cell-free mitochondrial DNA (</w:t>
      </w:r>
      <w:proofErr w:type="spellStart"/>
      <w:r w:rsidRPr="001C257F">
        <w:rPr>
          <w:rFonts w:ascii="Arial" w:hAnsi="Arial" w:cs="Arial"/>
          <w:bCs/>
          <w:sz w:val="22"/>
          <w:szCs w:val="22"/>
        </w:rPr>
        <w:t>cf</w:t>
      </w:r>
      <w:proofErr w:type="spellEnd"/>
      <w:r w:rsidRPr="001C257F">
        <w:rPr>
          <w:rFonts w:ascii="Arial" w:hAnsi="Arial" w:cs="Arial"/>
          <w:bCs/>
          <w:sz w:val="22"/>
          <w:szCs w:val="22"/>
        </w:rPr>
        <w:t>-mtDNA), compar</w:t>
      </w:r>
      <w:ins w:id="51" w:author="Maggo, Simran" w:date="2022-11-04T08:33:00Z">
        <w:r w:rsidR="00801462">
          <w:rPr>
            <w:rFonts w:ascii="Arial" w:hAnsi="Arial" w:cs="Arial"/>
            <w:bCs/>
            <w:sz w:val="22"/>
            <w:szCs w:val="22"/>
          </w:rPr>
          <w:t>ed</w:t>
        </w:r>
      </w:ins>
      <w:del w:id="52" w:author="Maggo, Simran" w:date="2022-11-04T08:33:00Z">
        <w:r w:rsidRPr="001C257F" w:rsidDel="00801462">
          <w:rPr>
            <w:rFonts w:ascii="Arial" w:hAnsi="Arial" w:cs="Arial"/>
            <w:bCs/>
            <w:sz w:val="22"/>
            <w:szCs w:val="22"/>
          </w:rPr>
          <w:delText>ing</w:delText>
        </w:r>
      </w:del>
      <w:r w:rsidRPr="001C257F">
        <w:rPr>
          <w:rFonts w:ascii="Arial" w:hAnsi="Arial" w:cs="Arial"/>
          <w:bCs/>
          <w:sz w:val="22"/>
          <w:szCs w:val="22"/>
        </w:rPr>
        <w:t xml:space="preserve"> </w:t>
      </w:r>
      <w:ins w:id="53" w:author="Maggo, Simran" w:date="2022-11-04T08:33:00Z">
        <w:r w:rsidR="00801462">
          <w:rPr>
            <w:rFonts w:ascii="Arial" w:hAnsi="Arial" w:cs="Arial"/>
            <w:bCs/>
            <w:sz w:val="22"/>
            <w:szCs w:val="22"/>
          </w:rPr>
          <w:t>with</w:t>
        </w:r>
      </w:ins>
      <w:del w:id="54" w:author="Maggo, Simran" w:date="2022-11-04T08:33:00Z">
        <w:r w:rsidRPr="001C257F" w:rsidDel="00801462">
          <w:rPr>
            <w:rFonts w:ascii="Arial" w:hAnsi="Arial" w:cs="Arial"/>
            <w:bCs/>
            <w:sz w:val="22"/>
            <w:szCs w:val="22"/>
          </w:rPr>
          <w:delText>to</w:delText>
        </w:r>
      </w:del>
      <w:r w:rsidRPr="001C257F">
        <w:rPr>
          <w:rFonts w:ascii="Arial" w:hAnsi="Arial" w:cs="Arial"/>
          <w:bCs/>
          <w:sz w:val="22"/>
          <w:szCs w:val="22"/>
        </w:rPr>
        <w:t xml:space="preserve"> cell-free nuclear DNA (</w:t>
      </w:r>
      <w:proofErr w:type="spellStart"/>
      <w:r w:rsidRPr="001C257F">
        <w:rPr>
          <w:rFonts w:ascii="Arial" w:hAnsi="Arial" w:cs="Arial"/>
          <w:bCs/>
          <w:sz w:val="22"/>
          <w:szCs w:val="22"/>
        </w:rPr>
        <w:t>cf-nDNA</w:t>
      </w:r>
      <w:proofErr w:type="spellEnd"/>
      <w:r w:rsidRPr="001C257F">
        <w:rPr>
          <w:rFonts w:ascii="Arial" w:hAnsi="Arial" w:cs="Arial"/>
          <w:bCs/>
          <w:sz w:val="22"/>
          <w:szCs w:val="22"/>
        </w:rPr>
        <w:t>), is typically of higher molar abundance</w:t>
      </w:r>
      <w:ins w:id="55" w:author="Maggo, Simran" w:date="2022-11-04T08:34:00Z">
        <w:r w:rsidR="00801462">
          <w:rPr>
            <w:rFonts w:ascii="Arial" w:hAnsi="Arial" w:cs="Arial"/>
            <w:bCs/>
            <w:sz w:val="22"/>
            <w:szCs w:val="22"/>
          </w:rPr>
          <w:t>;</w:t>
        </w:r>
      </w:ins>
      <w:del w:id="56" w:author="Maggo, Simran" w:date="2022-11-04T08:34:00Z">
        <w:r w:rsidRPr="001C257F" w:rsidDel="00801462">
          <w:rPr>
            <w:rFonts w:ascii="Arial" w:hAnsi="Arial" w:cs="Arial"/>
            <w:bCs/>
            <w:sz w:val="22"/>
            <w:szCs w:val="22"/>
          </w:rPr>
          <w:delText>,</w:delText>
        </w:r>
      </w:del>
      <w:r w:rsidRPr="001C257F">
        <w:rPr>
          <w:rFonts w:ascii="Arial" w:hAnsi="Arial" w:cs="Arial"/>
          <w:bCs/>
          <w:sz w:val="22"/>
          <w:szCs w:val="22"/>
        </w:rPr>
        <w:t xml:space="preserve"> </w:t>
      </w:r>
      <w:del w:id="57" w:author="Maggo, Simran" w:date="2022-11-04T08:34:00Z">
        <w:r w:rsidRPr="001C257F" w:rsidDel="00801462">
          <w:rPr>
            <w:rFonts w:ascii="Arial" w:hAnsi="Arial" w:cs="Arial"/>
            <w:bCs/>
            <w:sz w:val="22"/>
            <w:szCs w:val="22"/>
          </w:rPr>
          <w:delText>because that</w:delText>
        </w:r>
      </w:del>
      <w:ins w:id="58" w:author="Maggo, Simran" w:date="2022-11-04T08:34:00Z">
        <w:r w:rsidR="00801462">
          <w:rPr>
            <w:rFonts w:ascii="Arial" w:hAnsi="Arial" w:cs="Arial"/>
            <w:bCs/>
            <w:sz w:val="22"/>
            <w:szCs w:val="22"/>
          </w:rPr>
          <w:t>As</w:t>
        </w:r>
      </w:ins>
      <w:r w:rsidRPr="001C257F">
        <w:rPr>
          <w:rFonts w:ascii="Arial" w:hAnsi="Arial" w:cs="Arial"/>
          <w:bCs/>
          <w:sz w:val="22"/>
          <w:szCs w:val="22"/>
        </w:rPr>
        <w:t xml:space="preserve"> each cell has </w:t>
      </w:r>
      <w:del w:id="59" w:author="Maggo, Simran" w:date="2022-11-04T08:34:00Z">
        <w:r w:rsidRPr="001C257F" w:rsidDel="00801462">
          <w:rPr>
            <w:rFonts w:ascii="Arial" w:hAnsi="Arial" w:cs="Arial"/>
            <w:bCs/>
            <w:sz w:val="22"/>
            <w:szCs w:val="22"/>
          </w:rPr>
          <w:delText xml:space="preserve">a </w:delText>
        </w:r>
      </w:del>
      <w:r w:rsidRPr="001C257F">
        <w:rPr>
          <w:rFonts w:ascii="Arial" w:hAnsi="Arial" w:cs="Arial"/>
          <w:bCs/>
          <w:sz w:val="22"/>
          <w:szCs w:val="22"/>
        </w:rPr>
        <w:t xml:space="preserve">hundreds of mitochondria, </w:t>
      </w:r>
      <w:r w:rsidR="00991BD4" w:rsidRPr="001C257F">
        <w:rPr>
          <w:rFonts w:ascii="Arial" w:hAnsi="Arial" w:cs="Arial"/>
          <w:bCs/>
          <w:sz w:val="22"/>
          <w:szCs w:val="22"/>
        </w:rPr>
        <w:t>each with</w:t>
      </w:r>
      <w:r w:rsidRPr="001C257F">
        <w:rPr>
          <w:rFonts w:ascii="Arial" w:hAnsi="Arial" w:cs="Arial"/>
          <w:bCs/>
          <w:sz w:val="22"/>
          <w:szCs w:val="22"/>
        </w:rPr>
        <w:t xml:space="preserve"> its own DNA genome. As such, </w:t>
      </w:r>
      <w:proofErr w:type="spellStart"/>
      <w:r w:rsidRPr="001C257F">
        <w:rPr>
          <w:rFonts w:ascii="Arial" w:hAnsi="Arial" w:cs="Arial"/>
          <w:bCs/>
          <w:sz w:val="22"/>
          <w:szCs w:val="22"/>
        </w:rPr>
        <w:t>lpWGS</w:t>
      </w:r>
      <w:proofErr w:type="spellEnd"/>
      <w:r w:rsidRPr="001C257F">
        <w:rPr>
          <w:rFonts w:ascii="Arial" w:hAnsi="Arial" w:cs="Arial"/>
          <w:bCs/>
          <w:sz w:val="22"/>
          <w:szCs w:val="22"/>
        </w:rPr>
        <w:t xml:space="preserve"> typically results in </w:t>
      </w:r>
      <w:del w:id="60" w:author="Maggo, Simran" w:date="2022-11-04T08:34:00Z">
        <w:r w:rsidRPr="001C257F" w:rsidDel="00801462">
          <w:rPr>
            <w:rFonts w:ascii="Arial" w:hAnsi="Arial" w:cs="Arial"/>
            <w:bCs/>
            <w:sz w:val="22"/>
            <w:szCs w:val="22"/>
          </w:rPr>
          <w:delText>sufficient</w:delText>
        </w:r>
      </w:del>
      <w:proofErr w:type="gramStart"/>
      <w:ins w:id="61" w:author="Maggo, Simran" w:date="2022-11-04T08:35:00Z">
        <w:r w:rsidR="00801462">
          <w:rPr>
            <w:rFonts w:ascii="Arial" w:hAnsi="Arial" w:cs="Arial"/>
            <w:bCs/>
            <w:sz w:val="22"/>
            <w:szCs w:val="22"/>
          </w:rPr>
          <w:t>enhanced</w:t>
        </w:r>
      </w:ins>
      <w:r w:rsidRPr="001C257F">
        <w:rPr>
          <w:rFonts w:ascii="Arial" w:hAnsi="Arial" w:cs="Arial"/>
          <w:bCs/>
          <w:sz w:val="22"/>
          <w:szCs w:val="22"/>
        </w:rPr>
        <w:t>-depth</w:t>
      </w:r>
      <w:proofErr w:type="gramEnd"/>
      <w:r w:rsidRPr="001C257F">
        <w:rPr>
          <w:rFonts w:ascii="Arial" w:hAnsi="Arial" w:cs="Arial"/>
          <w:bCs/>
          <w:sz w:val="22"/>
          <w:szCs w:val="22"/>
        </w:rPr>
        <w:t xml:space="preserve"> of coverage across the entire mtDNA genome </w:t>
      </w:r>
      <w:r w:rsidR="00382C4B" w:rsidRPr="001C257F">
        <w:rPr>
          <w:rFonts w:ascii="Arial" w:hAnsi="Arial" w:cs="Arial"/>
          <w:bCs/>
          <w:sz w:val="22"/>
          <w:szCs w:val="22"/>
        </w:rPr>
        <w:t>which allows</w:t>
      </w:r>
      <w:r w:rsidRPr="001C257F">
        <w:rPr>
          <w:rFonts w:ascii="Arial" w:hAnsi="Arial" w:cs="Arial"/>
          <w:bCs/>
          <w:sz w:val="22"/>
          <w:szCs w:val="22"/>
        </w:rPr>
        <w:t xml:space="preserve"> a) precise</w:t>
      </w:r>
      <w:del w:id="62" w:author="Maggo, Simran" w:date="2022-11-04T08:35:00Z">
        <w:r w:rsidRPr="001C257F" w:rsidDel="00801462">
          <w:rPr>
            <w:rFonts w:ascii="Arial" w:hAnsi="Arial" w:cs="Arial"/>
            <w:bCs/>
            <w:sz w:val="22"/>
            <w:szCs w:val="22"/>
          </w:rPr>
          <w:delText>ly</w:delText>
        </w:r>
      </w:del>
      <w:r w:rsidRPr="001C257F">
        <w:rPr>
          <w:rFonts w:ascii="Arial" w:hAnsi="Arial" w:cs="Arial"/>
          <w:bCs/>
          <w:sz w:val="22"/>
          <w:szCs w:val="22"/>
        </w:rPr>
        <w:t xml:space="preserve"> determination of </w:t>
      </w:r>
      <w:del w:id="63" w:author="Maggo, Simran" w:date="2022-11-04T08:35:00Z">
        <w:r w:rsidRPr="001C257F" w:rsidDel="00801462">
          <w:rPr>
            <w:rFonts w:ascii="Arial" w:hAnsi="Arial" w:cs="Arial"/>
            <w:bCs/>
            <w:sz w:val="22"/>
            <w:szCs w:val="22"/>
          </w:rPr>
          <w:delText xml:space="preserve">the </w:delText>
        </w:r>
      </w:del>
      <w:r w:rsidRPr="001C257F">
        <w:rPr>
          <w:rFonts w:ascii="Arial" w:hAnsi="Arial" w:cs="Arial"/>
          <w:bCs/>
          <w:sz w:val="22"/>
          <w:szCs w:val="22"/>
        </w:rPr>
        <w:t>mtDNA haplogroup</w:t>
      </w:r>
      <w:ins w:id="64" w:author="Maggo, Simran" w:date="2022-11-04T08:35:00Z">
        <w:r w:rsidR="00801462">
          <w:rPr>
            <w:rFonts w:ascii="Arial" w:hAnsi="Arial" w:cs="Arial"/>
            <w:bCs/>
            <w:sz w:val="22"/>
            <w:szCs w:val="22"/>
          </w:rPr>
          <w:t>s</w:t>
        </w:r>
      </w:ins>
      <w:r w:rsidRPr="001C257F">
        <w:rPr>
          <w:rFonts w:ascii="Arial" w:hAnsi="Arial" w:cs="Arial"/>
          <w:bCs/>
          <w:sz w:val="22"/>
          <w:szCs w:val="22"/>
        </w:rPr>
        <w:t xml:space="preserve">, and b) </w:t>
      </w:r>
      <w:del w:id="65" w:author="Maggo, Simran" w:date="2022-11-04T08:35:00Z">
        <w:r w:rsidRPr="001C257F" w:rsidDel="00801462">
          <w:rPr>
            <w:rFonts w:ascii="Arial" w:hAnsi="Arial" w:cs="Arial"/>
            <w:bCs/>
            <w:sz w:val="22"/>
            <w:szCs w:val="22"/>
          </w:rPr>
          <w:delText xml:space="preserve">the </w:delText>
        </w:r>
      </w:del>
      <w:r w:rsidRPr="001C257F">
        <w:rPr>
          <w:rFonts w:ascii="Arial" w:hAnsi="Arial" w:cs="Arial"/>
          <w:bCs/>
          <w:sz w:val="22"/>
          <w:szCs w:val="22"/>
        </w:rPr>
        <w:t>sensitive detection of somatic mtDNA mutations, which are typically of low heteroplasmy</w:t>
      </w:r>
      <w:ins w:id="66" w:author="Maggo, Simran" w:date="2022-11-04T08:39:00Z">
        <w:r w:rsidR="00801462">
          <w:rPr>
            <w:rFonts w:ascii="Arial" w:hAnsi="Arial" w:cs="Arial"/>
            <w:bCs/>
            <w:sz w:val="22"/>
            <w:szCs w:val="22"/>
          </w:rPr>
          <w:t xml:space="preserve"> (low allele frequency)</w:t>
        </w:r>
      </w:ins>
      <w:r w:rsidRPr="001C257F">
        <w:rPr>
          <w:rFonts w:ascii="Arial" w:hAnsi="Arial" w:cs="Arial"/>
          <w:bCs/>
          <w:sz w:val="22"/>
          <w:szCs w:val="22"/>
        </w:rPr>
        <w:t xml:space="preserve"> (Figure 1). </w:t>
      </w:r>
      <w:r w:rsidRPr="001C257F">
        <w:rPr>
          <w:rFonts w:ascii="Arial" w:hAnsi="Arial" w:cs="Arial"/>
          <w:bCs/>
          <w:sz w:val="22"/>
          <w:szCs w:val="22"/>
          <w:lang w:eastAsia="zh-CN"/>
        </w:rPr>
        <w:t xml:space="preserve">This makes </w:t>
      </w:r>
      <w:proofErr w:type="spellStart"/>
      <w:r w:rsidRPr="001C257F">
        <w:rPr>
          <w:rFonts w:ascii="Arial" w:hAnsi="Arial" w:cs="Arial"/>
          <w:bCs/>
          <w:sz w:val="22"/>
          <w:szCs w:val="22"/>
          <w:lang w:eastAsia="zh-CN"/>
        </w:rPr>
        <w:t>cf</w:t>
      </w:r>
      <w:proofErr w:type="spellEnd"/>
      <w:r w:rsidRPr="001C257F">
        <w:rPr>
          <w:rFonts w:ascii="Arial" w:hAnsi="Arial" w:cs="Arial"/>
          <w:bCs/>
          <w:sz w:val="22"/>
          <w:szCs w:val="22"/>
          <w:lang w:eastAsia="zh-CN"/>
        </w:rPr>
        <w:t xml:space="preserve">-mtDNA a very attractive target in a blood-based </w:t>
      </w:r>
      <w:commentRangeStart w:id="67"/>
      <w:r w:rsidRPr="001C257F">
        <w:rPr>
          <w:rFonts w:ascii="Arial" w:hAnsi="Arial" w:cs="Arial"/>
          <w:bCs/>
          <w:sz w:val="22"/>
          <w:szCs w:val="22"/>
          <w:lang w:eastAsia="zh-CN"/>
        </w:rPr>
        <w:t xml:space="preserve">non-invasive </w:t>
      </w:r>
      <w:commentRangeEnd w:id="67"/>
      <w:r w:rsidR="00801462">
        <w:rPr>
          <w:rStyle w:val="CommentReference"/>
        </w:rPr>
        <w:commentReference w:id="67"/>
      </w:r>
      <w:r w:rsidRPr="001C257F">
        <w:rPr>
          <w:rFonts w:ascii="Arial" w:hAnsi="Arial" w:cs="Arial"/>
          <w:bCs/>
          <w:sz w:val="22"/>
          <w:szCs w:val="22"/>
          <w:lang w:eastAsia="zh-CN"/>
        </w:rPr>
        <w:t xml:space="preserve">assay for transplantation.  When the haplogroup of the recipient is different from that of the donor, all mtDNA genome positions at which the base composition is different between the recipient and the donor can be </w:t>
      </w:r>
      <w:ins w:id="68" w:author="Maggo, Simran" w:date="2022-11-04T08:39:00Z">
        <w:r w:rsidR="00801462">
          <w:rPr>
            <w:rFonts w:ascii="Arial" w:hAnsi="Arial" w:cs="Arial"/>
            <w:bCs/>
            <w:sz w:val="22"/>
            <w:szCs w:val="22"/>
            <w:lang w:eastAsia="zh-CN"/>
          </w:rPr>
          <w:t xml:space="preserve">bioinformatically </w:t>
        </w:r>
      </w:ins>
      <w:r w:rsidRPr="001C257F">
        <w:rPr>
          <w:rFonts w:ascii="Arial" w:hAnsi="Arial" w:cs="Arial"/>
          <w:bCs/>
          <w:sz w:val="22"/>
          <w:szCs w:val="22"/>
          <w:lang w:eastAsia="zh-CN"/>
        </w:rPr>
        <w:t>interrogated for the likely presence of DD-</w:t>
      </w:r>
      <w:proofErr w:type="spellStart"/>
      <w:r w:rsidRPr="001C257F">
        <w:rPr>
          <w:rFonts w:ascii="Arial" w:hAnsi="Arial" w:cs="Arial"/>
          <w:bCs/>
          <w:sz w:val="22"/>
          <w:szCs w:val="22"/>
          <w:lang w:eastAsia="zh-CN"/>
        </w:rPr>
        <w:t>cf</w:t>
      </w:r>
      <w:proofErr w:type="spellEnd"/>
      <w:r w:rsidRPr="001C257F">
        <w:rPr>
          <w:rFonts w:ascii="Arial" w:hAnsi="Arial" w:cs="Arial"/>
          <w:bCs/>
          <w:sz w:val="22"/>
          <w:szCs w:val="22"/>
          <w:lang w:eastAsia="zh-CN"/>
        </w:rPr>
        <w:t>-mtDNA</w:t>
      </w:r>
      <w:ins w:id="69" w:author="Maggo, Simran" w:date="2022-11-04T08:39:00Z">
        <w:r w:rsidR="00801462">
          <w:rPr>
            <w:rFonts w:ascii="Arial" w:hAnsi="Arial" w:cs="Arial"/>
            <w:bCs/>
            <w:sz w:val="22"/>
            <w:szCs w:val="22"/>
            <w:lang w:eastAsia="zh-CN"/>
          </w:rPr>
          <w:t>.</w:t>
        </w:r>
      </w:ins>
      <w:del w:id="70" w:author="Maggo, Simran" w:date="2022-11-04T08:39:00Z">
        <w:r w:rsidRPr="001C257F" w:rsidDel="00801462">
          <w:rPr>
            <w:rFonts w:ascii="Arial" w:hAnsi="Arial" w:cs="Arial"/>
            <w:bCs/>
            <w:sz w:val="22"/>
            <w:szCs w:val="22"/>
            <w:lang w:eastAsia="zh-CN"/>
          </w:rPr>
          <w:delText>,</w:delText>
        </w:r>
      </w:del>
      <w:r w:rsidRPr="001C257F">
        <w:rPr>
          <w:rFonts w:ascii="Arial" w:hAnsi="Arial" w:cs="Arial"/>
          <w:bCs/>
          <w:sz w:val="22"/>
          <w:szCs w:val="22"/>
          <w:lang w:eastAsia="zh-CN"/>
        </w:rPr>
        <w:t xml:space="preserve"> </w:t>
      </w:r>
      <w:del w:id="71" w:author="Maggo, Simran" w:date="2022-11-04T08:40:00Z">
        <w:r w:rsidRPr="001C257F" w:rsidDel="00801462">
          <w:rPr>
            <w:rFonts w:ascii="Arial" w:hAnsi="Arial" w:cs="Arial"/>
            <w:bCs/>
            <w:sz w:val="22"/>
            <w:szCs w:val="22"/>
            <w:lang w:eastAsia="zh-CN"/>
          </w:rPr>
          <w:delText xml:space="preserve">which </w:delText>
        </w:r>
      </w:del>
      <w:ins w:id="72" w:author="Maggo, Simran" w:date="2022-11-04T08:40:00Z">
        <w:r w:rsidR="00801462">
          <w:rPr>
            <w:rFonts w:ascii="Arial" w:hAnsi="Arial" w:cs="Arial"/>
            <w:bCs/>
            <w:sz w:val="22"/>
            <w:szCs w:val="22"/>
            <w:lang w:eastAsia="zh-CN"/>
          </w:rPr>
          <w:t>With respect to detecting DD-</w:t>
        </w:r>
        <w:proofErr w:type="spellStart"/>
        <w:r w:rsidR="00801462">
          <w:rPr>
            <w:rFonts w:ascii="Arial" w:hAnsi="Arial" w:cs="Arial"/>
            <w:bCs/>
            <w:sz w:val="22"/>
            <w:szCs w:val="22"/>
            <w:lang w:eastAsia="zh-CN"/>
          </w:rPr>
          <w:t>cf</w:t>
        </w:r>
        <w:proofErr w:type="spellEnd"/>
        <w:r w:rsidR="00801462">
          <w:rPr>
            <w:rFonts w:ascii="Arial" w:hAnsi="Arial" w:cs="Arial"/>
            <w:bCs/>
            <w:sz w:val="22"/>
            <w:szCs w:val="22"/>
            <w:lang w:eastAsia="zh-CN"/>
          </w:rPr>
          <w:t>-mtDNA, this would compare to</w:t>
        </w:r>
        <w:r w:rsidR="00801462" w:rsidRPr="001C257F">
          <w:rPr>
            <w:rFonts w:ascii="Arial" w:hAnsi="Arial" w:cs="Arial"/>
            <w:bCs/>
            <w:sz w:val="22"/>
            <w:szCs w:val="22"/>
            <w:lang w:eastAsia="zh-CN"/>
          </w:rPr>
          <w:t xml:space="preserve"> </w:t>
        </w:r>
      </w:ins>
      <w:del w:id="73" w:author="Maggo, Simran" w:date="2022-11-04T08:40:00Z">
        <w:r w:rsidRPr="001C257F" w:rsidDel="00801462">
          <w:rPr>
            <w:rFonts w:ascii="Arial" w:hAnsi="Arial" w:cs="Arial"/>
            <w:bCs/>
            <w:sz w:val="22"/>
            <w:szCs w:val="22"/>
            <w:lang w:eastAsia="zh-CN"/>
          </w:rPr>
          <w:delText xml:space="preserve">exemplifies as a </w:delText>
        </w:r>
      </w:del>
      <w:r w:rsidRPr="001C257F">
        <w:rPr>
          <w:rFonts w:ascii="Arial" w:hAnsi="Arial" w:cs="Arial"/>
          <w:bCs/>
          <w:sz w:val="22"/>
          <w:szCs w:val="22"/>
          <w:lang w:eastAsia="zh-CN"/>
        </w:rPr>
        <w:t>mtDNA variant</w:t>
      </w:r>
      <w:ins w:id="74" w:author="Maggo, Simran" w:date="2022-11-04T08:40:00Z">
        <w:r w:rsidR="00801462">
          <w:rPr>
            <w:rFonts w:ascii="Arial" w:hAnsi="Arial" w:cs="Arial"/>
            <w:bCs/>
            <w:sz w:val="22"/>
            <w:szCs w:val="22"/>
            <w:lang w:eastAsia="zh-CN"/>
          </w:rPr>
          <w:t>s</w:t>
        </w:r>
      </w:ins>
      <w:r w:rsidRPr="001C257F">
        <w:rPr>
          <w:rFonts w:ascii="Arial" w:hAnsi="Arial" w:cs="Arial"/>
          <w:bCs/>
          <w:sz w:val="22"/>
          <w:szCs w:val="22"/>
          <w:lang w:eastAsia="zh-CN"/>
        </w:rPr>
        <w:t xml:space="preserve"> of low heteroplasmy that </w:t>
      </w:r>
      <w:ins w:id="75" w:author="Maggo, Simran" w:date="2022-11-04T08:40:00Z">
        <w:r w:rsidR="00801462">
          <w:rPr>
            <w:rFonts w:ascii="Arial" w:hAnsi="Arial" w:cs="Arial"/>
            <w:bCs/>
            <w:sz w:val="22"/>
            <w:szCs w:val="22"/>
            <w:lang w:eastAsia="zh-CN"/>
          </w:rPr>
          <w:t>are</w:t>
        </w:r>
      </w:ins>
      <w:del w:id="76" w:author="Maggo, Simran" w:date="2022-11-04T08:40:00Z">
        <w:r w:rsidRPr="001C257F" w:rsidDel="00801462">
          <w:rPr>
            <w:rFonts w:ascii="Arial" w:hAnsi="Arial" w:cs="Arial"/>
            <w:bCs/>
            <w:sz w:val="22"/>
            <w:szCs w:val="22"/>
            <w:lang w:eastAsia="zh-CN"/>
          </w:rPr>
          <w:delText>is</w:delText>
        </w:r>
      </w:del>
      <w:r w:rsidRPr="001C257F">
        <w:rPr>
          <w:rFonts w:ascii="Arial" w:hAnsi="Arial" w:cs="Arial"/>
          <w:bCs/>
          <w:sz w:val="22"/>
          <w:szCs w:val="22"/>
          <w:lang w:eastAsia="zh-CN"/>
        </w:rPr>
        <w:t xml:space="preserve"> identical to the donor’s base at this position. </w:t>
      </w:r>
      <w:del w:id="77" w:author="Maggo, Simran" w:date="2022-11-04T08:41:00Z">
        <w:r w:rsidRPr="001C257F" w:rsidDel="00801462">
          <w:rPr>
            <w:rFonts w:ascii="Arial" w:hAnsi="Arial" w:cs="Arial"/>
            <w:bCs/>
            <w:sz w:val="22"/>
            <w:szCs w:val="22"/>
            <w:lang w:eastAsia="zh-CN"/>
          </w:rPr>
          <w:delText xml:space="preserve"> </w:delText>
        </w:r>
      </w:del>
      <w:commentRangeStart w:id="78"/>
      <w:r w:rsidRPr="001C257F">
        <w:rPr>
          <w:rFonts w:ascii="Arial" w:hAnsi="Arial" w:cs="Arial"/>
          <w:bCs/>
          <w:sz w:val="22"/>
          <w:szCs w:val="22"/>
          <w:lang w:eastAsia="zh-CN"/>
        </w:rPr>
        <w:t xml:space="preserve">Together, they provide significantly improved detection power than a single SNP locus in the nuclear genome, especially with significantly higher molar abundance of </w:t>
      </w:r>
      <w:proofErr w:type="spellStart"/>
      <w:r w:rsidRPr="001C257F">
        <w:rPr>
          <w:rFonts w:ascii="Arial" w:hAnsi="Arial" w:cs="Arial"/>
          <w:bCs/>
          <w:sz w:val="22"/>
          <w:szCs w:val="22"/>
          <w:lang w:eastAsia="zh-CN"/>
        </w:rPr>
        <w:t>cf</w:t>
      </w:r>
      <w:proofErr w:type="spellEnd"/>
      <w:r w:rsidRPr="001C257F">
        <w:rPr>
          <w:rFonts w:ascii="Arial" w:hAnsi="Arial" w:cs="Arial"/>
          <w:bCs/>
          <w:sz w:val="22"/>
          <w:szCs w:val="22"/>
          <w:lang w:eastAsia="zh-CN"/>
        </w:rPr>
        <w:t xml:space="preserve">-mtDNA than that of </w:t>
      </w:r>
      <w:proofErr w:type="spellStart"/>
      <w:r w:rsidRPr="001C257F">
        <w:rPr>
          <w:rFonts w:ascii="Arial" w:hAnsi="Arial" w:cs="Arial"/>
          <w:bCs/>
          <w:sz w:val="22"/>
          <w:szCs w:val="22"/>
          <w:lang w:eastAsia="zh-CN"/>
        </w:rPr>
        <w:t>cf-nDNA</w:t>
      </w:r>
      <w:proofErr w:type="spellEnd"/>
      <w:r w:rsidRPr="001C257F">
        <w:rPr>
          <w:rFonts w:ascii="Arial" w:hAnsi="Arial" w:cs="Arial"/>
          <w:bCs/>
          <w:sz w:val="22"/>
          <w:szCs w:val="22"/>
          <w:lang w:eastAsia="zh-CN"/>
        </w:rPr>
        <w:t xml:space="preserve">. </w:t>
      </w:r>
      <w:commentRangeEnd w:id="78"/>
      <w:r w:rsidR="00801462">
        <w:rPr>
          <w:rStyle w:val="CommentReference"/>
        </w:rPr>
        <w:commentReference w:id="78"/>
      </w:r>
      <w:r w:rsidRPr="001C257F">
        <w:rPr>
          <w:rFonts w:ascii="Arial" w:hAnsi="Arial" w:cs="Arial"/>
          <w:bCs/>
          <w:sz w:val="22"/>
          <w:szCs w:val="22"/>
          <w:lang w:eastAsia="zh-CN"/>
        </w:rPr>
        <w:t xml:space="preserve"> The sensitivity, </w:t>
      </w:r>
      <w:del w:id="79" w:author="Maggo, Simran" w:date="2022-11-04T08:41:00Z">
        <w:r w:rsidRPr="001C257F" w:rsidDel="00801462">
          <w:rPr>
            <w:rFonts w:ascii="Arial" w:hAnsi="Arial" w:cs="Arial"/>
            <w:bCs/>
            <w:sz w:val="22"/>
            <w:szCs w:val="22"/>
            <w:lang w:eastAsia="zh-CN"/>
          </w:rPr>
          <w:delText>however,</w:delText>
        </w:r>
      </w:del>
      <w:ins w:id="80" w:author="Maggo, Simran" w:date="2022-11-04T08:41:00Z">
        <w:r w:rsidR="00801462">
          <w:rPr>
            <w:rFonts w:ascii="Arial" w:hAnsi="Arial" w:cs="Arial"/>
            <w:bCs/>
            <w:sz w:val="22"/>
            <w:szCs w:val="22"/>
            <w:lang w:eastAsia="zh-CN"/>
          </w:rPr>
          <w:t>will</w:t>
        </w:r>
      </w:ins>
      <w:r w:rsidRPr="001C257F">
        <w:rPr>
          <w:rFonts w:ascii="Arial" w:hAnsi="Arial" w:cs="Arial"/>
          <w:bCs/>
          <w:sz w:val="22"/>
          <w:szCs w:val="22"/>
          <w:lang w:eastAsia="zh-CN"/>
        </w:rPr>
        <w:t xml:space="preserve"> depend</w:t>
      </w:r>
      <w:del w:id="81" w:author="Maggo, Simran" w:date="2022-11-04T08:41:00Z">
        <w:r w:rsidRPr="001C257F" w:rsidDel="00801462">
          <w:rPr>
            <w:rFonts w:ascii="Arial" w:hAnsi="Arial" w:cs="Arial"/>
            <w:bCs/>
            <w:sz w:val="22"/>
            <w:szCs w:val="22"/>
            <w:lang w:eastAsia="zh-CN"/>
          </w:rPr>
          <w:delText>s</w:delText>
        </w:r>
      </w:del>
      <w:r w:rsidRPr="001C257F">
        <w:rPr>
          <w:rFonts w:ascii="Arial" w:hAnsi="Arial" w:cs="Arial"/>
          <w:bCs/>
          <w:sz w:val="22"/>
          <w:szCs w:val="22"/>
          <w:lang w:eastAsia="zh-CN"/>
        </w:rPr>
        <w:t xml:space="preserve"> on a) the amount of </w:t>
      </w:r>
      <w:proofErr w:type="spellStart"/>
      <w:r w:rsidRPr="001C257F">
        <w:rPr>
          <w:rFonts w:ascii="Arial" w:hAnsi="Arial" w:cs="Arial"/>
          <w:bCs/>
          <w:sz w:val="22"/>
          <w:szCs w:val="22"/>
          <w:lang w:eastAsia="zh-CN"/>
        </w:rPr>
        <w:t>cf</w:t>
      </w:r>
      <w:proofErr w:type="spellEnd"/>
      <w:r w:rsidRPr="001C257F">
        <w:rPr>
          <w:rFonts w:ascii="Arial" w:hAnsi="Arial" w:cs="Arial"/>
          <w:bCs/>
          <w:sz w:val="22"/>
          <w:szCs w:val="22"/>
          <w:lang w:eastAsia="zh-CN"/>
        </w:rPr>
        <w:t xml:space="preserve">-mtDNA </w:t>
      </w:r>
      <w:ins w:id="82" w:author="Maggo, Simran" w:date="2022-11-04T08:41:00Z">
        <w:r w:rsidR="00801462">
          <w:rPr>
            <w:rFonts w:ascii="Arial" w:hAnsi="Arial" w:cs="Arial"/>
            <w:bCs/>
            <w:sz w:val="22"/>
            <w:szCs w:val="22"/>
            <w:lang w:eastAsia="zh-CN"/>
          </w:rPr>
          <w:t xml:space="preserve">that </w:t>
        </w:r>
      </w:ins>
      <w:r w:rsidRPr="001C257F">
        <w:rPr>
          <w:rFonts w:ascii="Arial" w:hAnsi="Arial" w:cs="Arial"/>
          <w:bCs/>
          <w:sz w:val="22"/>
          <w:szCs w:val="22"/>
          <w:lang w:eastAsia="zh-CN"/>
        </w:rPr>
        <w:t>can be isolated and sequenced, and b) the sequencing depth (</w:t>
      </w:r>
      <w:del w:id="83" w:author="Maggo, Simran" w:date="2022-11-04T08:42:00Z">
        <w:r w:rsidRPr="001C257F" w:rsidDel="00801462">
          <w:rPr>
            <w:rFonts w:ascii="Arial" w:hAnsi="Arial" w:cs="Arial"/>
            <w:bCs/>
            <w:sz w:val="22"/>
            <w:szCs w:val="22"/>
            <w:lang w:eastAsia="zh-CN"/>
          </w:rPr>
          <w:delText xml:space="preserve">and the </w:delText>
        </w:r>
      </w:del>
      <w:r w:rsidRPr="001C257F">
        <w:rPr>
          <w:rFonts w:ascii="Arial" w:hAnsi="Arial" w:cs="Arial"/>
          <w:bCs/>
          <w:sz w:val="22"/>
          <w:szCs w:val="22"/>
          <w:lang w:eastAsia="zh-CN"/>
        </w:rPr>
        <w:t xml:space="preserve">cost). </w:t>
      </w:r>
    </w:p>
    <w:p w14:paraId="12C3D9FE" w14:textId="26508D7A" w:rsidR="00E9633C" w:rsidRPr="001C257F" w:rsidRDefault="00E9633C" w:rsidP="00EB3EE3">
      <w:pPr>
        <w:rPr>
          <w:rFonts w:ascii="Arial" w:eastAsia="Times New Roman" w:hAnsi="Arial" w:cs="Arial"/>
          <w:color w:val="000000"/>
          <w:sz w:val="22"/>
          <w:szCs w:val="22"/>
        </w:rPr>
      </w:pPr>
    </w:p>
    <w:p w14:paraId="645540C6" w14:textId="03FF568D" w:rsidR="00B23124" w:rsidRPr="001C257F" w:rsidRDefault="00E9633C" w:rsidP="00EB3EE3">
      <w:pPr>
        <w:rPr>
          <w:rFonts w:ascii="Arial" w:eastAsia="Times New Roman" w:hAnsi="Arial" w:cs="Arial"/>
          <w:color w:val="000000"/>
          <w:sz w:val="22"/>
          <w:szCs w:val="22"/>
        </w:rPr>
      </w:pPr>
      <w:r w:rsidRPr="001C257F">
        <w:rPr>
          <w:rFonts w:ascii="Arial" w:eastAsia="Times New Roman" w:hAnsi="Arial" w:cs="Arial"/>
          <w:noProof/>
          <w:color w:val="000000"/>
          <w:sz w:val="22"/>
          <w:szCs w:val="22"/>
        </w:rPr>
        <w:drawing>
          <wp:anchor distT="0" distB="0" distL="114300" distR="114300" simplePos="0" relativeHeight="251658240" behindDoc="1" locked="0" layoutInCell="1" allowOverlap="1" wp14:anchorId="2F3EFC16" wp14:editId="0EB9E560">
            <wp:simplePos x="0" y="0"/>
            <wp:positionH relativeFrom="column">
              <wp:posOffset>4227830</wp:posOffset>
            </wp:positionH>
            <wp:positionV relativeFrom="paragraph">
              <wp:posOffset>113030</wp:posOffset>
            </wp:positionV>
            <wp:extent cx="2379980" cy="749300"/>
            <wp:effectExtent l="0" t="0" r="1270" b="0"/>
            <wp:wrapTight wrapText="bothSides">
              <wp:wrapPolygon edited="0">
                <wp:start x="0" y="0"/>
                <wp:lineTo x="0" y="20868"/>
                <wp:lineTo x="21439" y="20868"/>
                <wp:lineTo x="214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9980" cy="749300"/>
                    </a:xfrm>
                    <a:prstGeom prst="rect">
                      <a:avLst/>
                    </a:prstGeom>
                    <a:noFill/>
                  </pic:spPr>
                </pic:pic>
              </a:graphicData>
            </a:graphic>
          </wp:anchor>
        </w:drawing>
      </w:r>
      <w:ins w:id="84" w:author="Maggo, Simran" w:date="2022-11-04T08:42:00Z">
        <w:r w:rsidR="00CE7D21">
          <w:rPr>
            <w:rFonts w:ascii="Arial" w:eastAsia="Times New Roman" w:hAnsi="Arial" w:cs="Arial"/>
            <w:color w:val="000000"/>
            <w:sz w:val="22"/>
            <w:szCs w:val="22"/>
          </w:rPr>
          <w:t xml:space="preserve">In </w:t>
        </w:r>
        <w:proofErr w:type="spellStart"/>
        <w:proofErr w:type="gramStart"/>
        <w:r w:rsidR="00CE7D21">
          <w:rPr>
            <w:rFonts w:ascii="Arial" w:eastAsia="Times New Roman" w:hAnsi="Arial" w:cs="Arial"/>
            <w:color w:val="000000"/>
            <w:sz w:val="22"/>
            <w:szCs w:val="22"/>
          </w:rPr>
          <w:t>parallel,</w:t>
        </w:r>
      </w:ins>
      <w:r w:rsidR="000A1D03" w:rsidRPr="001C257F">
        <w:rPr>
          <w:rFonts w:ascii="Arial" w:eastAsia="Times New Roman" w:hAnsi="Arial" w:cs="Arial"/>
          <w:color w:val="000000"/>
          <w:sz w:val="22"/>
          <w:szCs w:val="22"/>
        </w:rPr>
        <w:t>Dr</w:t>
      </w:r>
      <w:proofErr w:type="spellEnd"/>
      <w:r w:rsidR="000A1D03" w:rsidRPr="001C257F">
        <w:rPr>
          <w:rFonts w:ascii="Arial" w:eastAsia="Times New Roman" w:hAnsi="Arial" w:cs="Arial"/>
          <w:color w:val="000000"/>
          <w:sz w:val="22"/>
          <w:szCs w:val="22"/>
        </w:rPr>
        <w:t>.</w:t>
      </w:r>
      <w:proofErr w:type="gramEnd"/>
      <w:r w:rsidR="000A1D03" w:rsidRPr="001C257F">
        <w:rPr>
          <w:rFonts w:ascii="Arial" w:eastAsia="Times New Roman" w:hAnsi="Arial" w:cs="Arial"/>
          <w:color w:val="000000"/>
          <w:sz w:val="22"/>
          <w:szCs w:val="22"/>
        </w:rPr>
        <w:t xml:space="preserve"> Baxter-Lowe’s laboratory </w:t>
      </w:r>
      <w:r w:rsidR="00DD289B" w:rsidRPr="001C257F">
        <w:rPr>
          <w:rFonts w:ascii="Arial" w:eastAsia="Times New Roman" w:hAnsi="Arial" w:cs="Arial"/>
          <w:color w:val="000000"/>
          <w:sz w:val="22"/>
          <w:szCs w:val="22"/>
        </w:rPr>
        <w:t xml:space="preserve">has </w:t>
      </w:r>
      <w:del w:id="85" w:author="Maggo, Simran" w:date="2022-11-04T08:42:00Z">
        <w:r w:rsidR="009378D4" w:rsidRPr="001C257F" w:rsidDel="00CE7D21">
          <w:rPr>
            <w:rFonts w:ascii="Arial" w:eastAsia="Times New Roman" w:hAnsi="Arial" w:cs="Arial"/>
            <w:color w:val="000000"/>
            <w:sz w:val="22"/>
            <w:szCs w:val="22"/>
          </w:rPr>
          <w:delText xml:space="preserve">also </w:delText>
        </w:r>
      </w:del>
      <w:r w:rsidR="00DD289B" w:rsidRPr="001C257F">
        <w:rPr>
          <w:rFonts w:ascii="Arial" w:eastAsia="Times New Roman" w:hAnsi="Arial" w:cs="Arial"/>
          <w:color w:val="000000"/>
          <w:sz w:val="22"/>
          <w:szCs w:val="22"/>
        </w:rPr>
        <w:t xml:space="preserve">been </w:t>
      </w:r>
      <w:r w:rsidR="001E4D21" w:rsidRPr="001C257F">
        <w:rPr>
          <w:rFonts w:ascii="Arial" w:eastAsia="Times New Roman" w:hAnsi="Arial" w:cs="Arial"/>
          <w:color w:val="000000"/>
          <w:sz w:val="22"/>
          <w:szCs w:val="22"/>
        </w:rPr>
        <w:t>conducting biomarker research</w:t>
      </w:r>
      <w:r w:rsidR="003E54BA" w:rsidRPr="001C257F">
        <w:rPr>
          <w:rFonts w:ascii="Arial" w:eastAsia="Times New Roman" w:hAnsi="Arial" w:cs="Arial"/>
          <w:color w:val="000000"/>
          <w:sz w:val="22"/>
          <w:szCs w:val="22"/>
        </w:rPr>
        <w:t xml:space="preserve"> which is focused on </w:t>
      </w:r>
      <w:r w:rsidR="009378D4" w:rsidRPr="001C257F">
        <w:rPr>
          <w:rFonts w:ascii="Arial" w:eastAsia="Times New Roman" w:hAnsi="Arial" w:cs="Arial"/>
          <w:color w:val="000000"/>
          <w:sz w:val="22"/>
          <w:szCs w:val="22"/>
        </w:rPr>
        <w:t xml:space="preserve">transplantation. </w:t>
      </w:r>
      <w:del w:id="86" w:author="Maggo, Simran" w:date="2022-11-04T08:42:00Z">
        <w:r w:rsidR="009378D4" w:rsidRPr="001C257F" w:rsidDel="00CE7D21">
          <w:rPr>
            <w:rFonts w:ascii="Arial" w:eastAsia="Times New Roman" w:hAnsi="Arial" w:cs="Arial"/>
            <w:color w:val="000000"/>
            <w:sz w:val="22"/>
            <w:szCs w:val="22"/>
          </w:rPr>
          <w:delText xml:space="preserve"> </w:delText>
        </w:r>
      </w:del>
      <w:r w:rsidR="003E54BA" w:rsidRPr="001C257F">
        <w:rPr>
          <w:rFonts w:ascii="Arial" w:eastAsia="Times New Roman" w:hAnsi="Arial" w:cs="Arial"/>
          <w:color w:val="000000"/>
          <w:sz w:val="22"/>
          <w:szCs w:val="22"/>
        </w:rPr>
        <w:t xml:space="preserve">The lab is currently exploring novel </w:t>
      </w:r>
      <w:r w:rsidR="006E67C7" w:rsidRPr="001C257F">
        <w:rPr>
          <w:rFonts w:ascii="Arial" w:eastAsia="Times New Roman" w:hAnsi="Arial" w:cs="Arial"/>
          <w:color w:val="000000"/>
          <w:sz w:val="22"/>
          <w:szCs w:val="22"/>
        </w:rPr>
        <w:t>multiplex digital PCR (</w:t>
      </w:r>
      <w:proofErr w:type="spellStart"/>
      <w:r w:rsidR="00E468A5" w:rsidRPr="001C257F">
        <w:rPr>
          <w:rFonts w:ascii="Arial" w:eastAsia="Times New Roman" w:hAnsi="Arial" w:cs="Arial"/>
          <w:color w:val="000000"/>
          <w:sz w:val="22"/>
          <w:szCs w:val="22"/>
        </w:rPr>
        <w:t>mdP</w:t>
      </w:r>
      <w:r w:rsidR="003A4C69" w:rsidRPr="001C257F">
        <w:rPr>
          <w:rFonts w:ascii="Arial" w:eastAsia="Times New Roman" w:hAnsi="Arial" w:cs="Arial"/>
          <w:color w:val="000000"/>
          <w:sz w:val="22"/>
          <w:szCs w:val="22"/>
        </w:rPr>
        <w:t>CR</w:t>
      </w:r>
      <w:proofErr w:type="spellEnd"/>
      <w:r w:rsidR="006E67C7" w:rsidRPr="001C257F">
        <w:rPr>
          <w:rFonts w:ascii="Arial" w:eastAsia="Times New Roman" w:hAnsi="Arial" w:cs="Arial"/>
          <w:color w:val="000000"/>
          <w:sz w:val="22"/>
          <w:szCs w:val="22"/>
        </w:rPr>
        <w:t xml:space="preserve">) </w:t>
      </w:r>
      <w:r w:rsidR="009A5346" w:rsidRPr="001C257F">
        <w:rPr>
          <w:rFonts w:ascii="Arial" w:eastAsia="Times New Roman" w:hAnsi="Arial" w:cs="Arial"/>
          <w:color w:val="000000"/>
          <w:sz w:val="22"/>
          <w:szCs w:val="22"/>
        </w:rPr>
        <w:t>technology</w:t>
      </w:r>
      <w:r w:rsidR="001A30F1" w:rsidRPr="001C257F">
        <w:rPr>
          <w:rFonts w:ascii="Arial" w:eastAsia="Times New Roman" w:hAnsi="Arial" w:cs="Arial"/>
          <w:color w:val="000000"/>
          <w:sz w:val="22"/>
          <w:szCs w:val="22"/>
        </w:rPr>
        <w:t xml:space="preserve"> </w:t>
      </w:r>
      <w:r w:rsidR="006E67C7" w:rsidRPr="001C257F">
        <w:rPr>
          <w:rFonts w:ascii="Arial" w:eastAsia="Times New Roman" w:hAnsi="Arial" w:cs="Arial"/>
          <w:color w:val="000000"/>
          <w:sz w:val="22"/>
          <w:szCs w:val="22"/>
        </w:rPr>
        <w:t xml:space="preserve">that </w:t>
      </w:r>
      <w:r w:rsidR="001A30F1" w:rsidRPr="001C257F">
        <w:rPr>
          <w:rFonts w:ascii="Arial" w:eastAsia="Times New Roman" w:hAnsi="Arial" w:cs="Arial"/>
          <w:color w:val="000000"/>
          <w:sz w:val="22"/>
          <w:szCs w:val="22"/>
        </w:rPr>
        <w:t>uses hairpin</w:t>
      </w:r>
      <w:r w:rsidR="00B20762" w:rsidRPr="001C257F">
        <w:rPr>
          <w:rFonts w:ascii="Arial" w:eastAsia="Times New Roman" w:hAnsi="Arial" w:cs="Arial"/>
          <w:color w:val="000000"/>
          <w:sz w:val="22"/>
          <w:szCs w:val="22"/>
        </w:rPr>
        <w:t xml:space="preserve"> </w:t>
      </w:r>
      <w:r w:rsidR="003617FD" w:rsidRPr="001C257F">
        <w:rPr>
          <w:rFonts w:ascii="Arial" w:eastAsia="Times New Roman" w:hAnsi="Arial" w:cs="Arial"/>
          <w:color w:val="000000"/>
          <w:sz w:val="22"/>
          <w:szCs w:val="22"/>
        </w:rPr>
        <w:t xml:space="preserve">probes </w:t>
      </w:r>
      <w:r w:rsidR="009A5346" w:rsidRPr="001C257F">
        <w:rPr>
          <w:rFonts w:ascii="Arial" w:eastAsia="Times New Roman" w:hAnsi="Arial" w:cs="Arial"/>
          <w:color w:val="000000"/>
          <w:sz w:val="22"/>
          <w:szCs w:val="22"/>
        </w:rPr>
        <w:t>which</w:t>
      </w:r>
      <w:r w:rsidR="00EB2CB5" w:rsidRPr="001C257F">
        <w:rPr>
          <w:rFonts w:ascii="Arial" w:eastAsia="Times New Roman" w:hAnsi="Arial" w:cs="Arial"/>
          <w:color w:val="000000"/>
          <w:sz w:val="22"/>
          <w:szCs w:val="22"/>
        </w:rPr>
        <w:t xml:space="preserve"> can be melted at different temperatures. </w:t>
      </w:r>
      <w:del w:id="87" w:author="Maggo, Simran" w:date="2022-11-04T08:43:00Z">
        <w:r w:rsidR="00EB2CB5" w:rsidRPr="001C257F" w:rsidDel="00CE7D21">
          <w:rPr>
            <w:rFonts w:ascii="Arial" w:eastAsia="Times New Roman" w:hAnsi="Arial" w:cs="Arial"/>
            <w:color w:val="000000"/>
            <w:sz w:val="22"/>
            <w:szCs w:val="22"/>
          </w:rPr>
          <w:delText xml:space="preserve"> </w:delText>
        </w:r>
      </w:del>
      <w:r w:rsidR="00783CF0" w:rsidRPr="001C257F">
        <w:rPr>
          <w:rFonts w:ascii="Arial" w:eastAsia="Times New Roman" w:hAnsi="Arial" w:cs="Arial"/>
          <w:color w:val="000000"/>
          <w:sz w:val="22"/>
          <w:szCs w:val="22"/>
        </w:rPr>
        <w:t xml:space="preserve">The probes contain a </w:t>
      </w:r>
      <w:proofErr w:type="spellStart"/>
      <w:r w:rsidR="00783CF0" w:rsidRPr="001C257F">
        <w:rPr>
          <w:rFonts w:ascii="Arial" w:eastAsia="Times New Roman" w:hAnsi="Arial" w:cs="Arial"/>
          <w:color w:val="000000"/>
          <w:sz w:val="22"/>
          <w:szCs w:val="22"/>
        </w:rPr>
        <w:t>ribobase</w:t>
      </w:r>
      <w:proofErr w:type="spellEnd"/>
      <w:r w:rsidR="00783CF0" w:rsidRPr="001C257F">
        <w:rPr>
          <w:rFonts w:ascii="Arial" w:eastAsia="Times New Roman" w:hAnsi="Arial" w:cs="Arial"/>
          <w:color w:val="000000"/>
          <w:sz w:val="22"/>
          <w:szCs w:val="22"/>
        </w:rPr>
        <w:t xml:space="preserve"> in the target sequence.  </w:t>
      </w:r>
      <w:r w:rsidR="008E564A" w:rsidRPr="001C257F">
        <w:rPr>
          <w:rFonts w:ascii="Arial" w:eastAsia="Times New Roman" w:hAnsi="Arial" w:cs="Arial"/>
          <w:color w:val="000000"/>
          <w:sz w:val="22"/>
          <w:szCs w:val="22"/>
        </w:rPr>
        <w:t>If the hairpin</w:t>
      </w:r>
      <w:r w:rsidR="00590672" w:rsidRPr="001C257F">
        <w:rPr>
          <w:rFonts w:ascii="Arial" w:eastAsia="Times New Roman" w:hAnsi="Arial" w:cs="Arial"/>
          <w:color w:val="000000"/>
          <w:sz w:val="22"/>
          <w:szCs w:val="22"/>
        </w:rPr>
        <w:t xml:space="preserve"> is melted and </w:t>
      </w:r>
      <w:r w:rsidR="008E564A" w:rsidRPr="001C257F">
        <w:rPr>
          <w:rFonts w:ascii="Arial" w:eastAsia="Times New Roman" w:hAnsi="Arial" w:cs="Arial"/>
          <w:color w:val="000000"/>
          <w:sz w:val="22"/>
          <w:szCs w:val="22"/>
        </w:rPr>
        <w:t xml:space="preserve">then </w:t>
      </w:r>
      <w:r w:rsidR="00590672" w:rsidRPr="001C257F">
        <w:rPr>
          <w:rFonts w:ascii="Arial" w:eastAsia="Times New Roman" w:hAnsi="Arial" w:cs="Arial"/>
          <w:color w:val="000000"/>
          <w:sz w:val="22"/>
          <w:szCs w:val="22"/>
        </w:rPr>
        <w:t>hybridized to its target, it is c</w:t>
      </w:r>
      <w:r w:rsidR="003617FD" w:rsidRPr="001C257F">
        <w:rPr>
          <w:rFonts w:ascii="Arial" w:eastAsia="Times New Roman" w:hAnsi="Arial" w:cs="Arial"/>
          <w:color w:val="000000"/>
          <w:sz w:val="22"/>
          <w:szCs w:val="22"/>
        </w:rPr>
        <w:t>leave</w:t>
      </w:r>
      <w:r w:rsidR="00B20762" w:rsidRPr="001C257F">
        <w:rPr>
          <w:rFonts w:ascii="Arial" w:eastAsia="Times New Roman" w:hAnsi="Arial" w:cs="Arial"/>
          <w:color w:val="000000"/>
          <w:sz w:val="22"/>
          <w:szCs w:val="22"/>
        </w:rPr>
        <w:t xml:space="preserve">d </w:t>
      </w:r>
      <w:r w:rsidR="00590672" w:rsidRPr="001C257F">
        <w:rPr>
          <w:rFonts w:ascii="Arial" w:eastAsia="Times New Roman" w:hAnsi="Arial" w:cs="Arial"/>
          <w:color w:val="000000"/>
          <w:sz w:val="22"/>
          <w:szCs w:val="22"/>
        </w:rPr>
        <w:t>by</w:t>
      </w:r>
      <w:r w:rsidR="00B20762" w:rsidRPr="001C257F">
        <w:rPr>
          <w:rFonts w:ascii="Arial" w:eastAsia="Times New Roman" w:hAnsi="Arial" w:cs="Arial"/>
          <w:color w:val="000000"/>
          <w:sz w:val="22"/>
          <w:szCs w:val="22"/>
        </w:rPr>
        <w:t xml:space="preserve"> </w:t>
      </w:r>
      <w:proofErr w:type="spellStart"/>
      <w:r w:rsidR="00B20762" w:rsidRPr="001C257F">
        <w:rPr>
          <w:rFonts w:ascii="Arial" w:eastAsia="Times New Roman" w:hAnsi="Arial" w:cs="Arial"/>
          <w:color w:val="000000"/>
          <w:sz w:val="22"/>
          <w:szCs w:val="22"/>
        </w:rPr>
        <w:t>RNAase</w:t>
      </w:r>
      <w:proofErr w:type="spellEnd"/>
      <w:r w:rsidR="005224F1" w:rsidRPr="001C257F">
        <w:rPr>
          <w:rFonts w:ascii="Arial" w:eastAsia="Times New Roman" w:hAnsi="Arial" w:cs="Arial"/>
          <w:color w:val="000000"/>
          <w:sz w:val="22"/>
          <w:szCs w:val="22"/>
        </w:rPr>
        <w:t xml:space="preserve">. </w:t>
      </w:r>
      <w:r w:rsidR="008E564A" w:rsidRPr="001C257F">
        <w:rPr>
          <w:rFonts w:ascii="Arial" w:eastAsia="Times New Roman" w:hAnsi="Arial" w:cs="Arial"/>
          <w:color w:val="000000"/>
          <w:sz w:val="22"/>
          <w:szCs w:val="22"/>
        </w:rPr>
        <w:t xml:space="preserve"> </w:t>
      </w:r>
      <w:r w:rsidR="005224F1" w:rsidRPr="001C257F">
        <w:rPr>
          <w:rFonts w:ascii="Arial" w:eastAsia="Times New Roman" w:hAnsi="Arial" w:cs="Arial"/>
          <w:color w:val="000000"/>
          <w:sz w:val="22"/>
          <w:szCs w:val="22"/>
        </w:rPr>
        <w:t>A</w:t>
      </w:r>
      <w:r w:rsidR="000B7103" w:rsidRPr="001C257F">
        <w:rPr>
          <w:rFonts w:ascii="Arial" w:eastAsia="Times New Roman" w:hAnsi="Arial" w:cs="Arial"/>
          <w:color w:val="000000"/>
          <w:sz w:val="22"/>
          <w:szCs w:val="22"/>
        </w:rPr>
        <w:t>fter cleavage, a</w:t>
      </w:r>
      <w:r w:rsidR="00771F67" w:rsidRPr="001C257F">
        <w:rPr>
          <w:rFonts w:ascii="Arial" w:eastAsia="Times New Roman" w:hAnsi="Arial" w:cs="Arial"/>
          <w:color w:val="000000"/>
          <w:sz w:val="22"/>
          <w:szCs w:val="22"/>
        </w:rPr>
        <w:t xml:space="preserve"> </w:t>
      </w:r>
      <w:r w:rsidR="00B17E2A" w:rsidRPr="001C257F">
        <w:rPr>
          <w:rFonts w:ascii="Arial" w:eastAsia="Times New Roman" w:hAnsi="Arial" w:cs="Arial"/>
          <w:color w:val="000000"/>
          <w:sz w:val="22"/>
          <w:szCs w:val="22"/>
        </w:rPr>
        <w:t xml:space="preserve">new </w:t>
      </w:r>
      <w:r w:rsidR="00771F67" w:rsidRPr="001C257F">
        <w:rPr>
          <w:rFonts w:ascii="Arial" w:eastAsia="Times New Roman" w:hAnsi="Arial" w:cs="Arial"/>
          <w:color w:val="000000"/>
          <w:sz w:val="22"/>
          <w:szCs w:val="22"/>
        </w:rPr>
        <w:t xml:space="preserve">hairpin forms to provide a double stranded template for DNA polymerase which </w:t>
      </w:r>
      <w:r w:rsidR="006C43DF" w:rsidRPr="001C257F">
        <w:rPr>
          <w:rFonts w:ascii="Arial" w:eastAsia="Times New Roman" w:hAnsi="Arial" w:cs="Arial"/>
          <w:color w:val="000000"/>
          <w:sz w:val="22"/>
          <w:szCs w:val="22"/>
        </w:rPr>
        <w:t xml:space="preserve">incorporates a quencher </w:t>
      </w:r>
      <w:r w:rsidR="00CC1BF1" w:rsidRPr="001C257F">
        <w:rPr>
          <w:rFonts w:ascii="Arial" w:eastAsia="Times New Roman" w:hAnsi="Arial" w:cs="Arial"/>
          <w:color w:val="000000"/>
          <w:sz w:val="22"/>
          <w:szCs w:val="22"/>
        </w:rPr>
        <w:t xml:space="preserve">at the 3’ end which is near </w:t>
      </w:r>
      <w:r w:rsidR="000930A1" w:rsidRPr="001C257F">
        <w:rPr>
          <w:rFonts w:ascii="Arial" w:eastAsia="Times New Roman" w:hAnsi="Arial" w:cs="Arial"/>
          <w:color w:val="000000"/>
          <w:sz w:val="22"/>
          <w:szCs w:val="22"/>
        </w:rPr>
        <w:t>a 5’ fluorescent reporter</w:t>
      </w:r>
      <w:r w:rsidR="006C43DF" w:rsidRPr="001C257F">
        <w:rPr>
          <w:rFonts w:ascii="Arial" w:eastAsia="Times New Roman" w:hAnsi="Arial" w:cs="Arial"/>
          <w:color w:val="000000"/>
          <w:sz w:val="22"/>
          <w:szCs w:val="22"/>
        </w:rPr>
        <w:t xml:space="preserve">.  </w:t>
      </w:r>
      <w:r w:rsidR="00B82399" w:rsidRPr="001C257F">
        <w:rPr>
          <w:rFonts w:ascii="Arial" w:eastAsia="Times New Roman" w:hAnsi="Arial" w:cs="Arial"/>
          <w:color w:val="000000"/>
          <w:sz w:val="22"/>
          <w:szCs w:val="22"/>
        </w:rPr>
        <w:t xml:space="preserve">Multiplexing is achieved by designing hairpins that melt at </w:t>
      </w:r>
      <w:r w:rsidR="004C5B15" w:rsidRPr="001C257F">
        <w:rPr>
          <w:rFonts w:ascii="Arial" w:eastAsia="Times New Roman" w:hAnsi="Arial" w:cs="Arial"/>
          <w:color w:val="000000"/>
          <w:sz w:val="22"/>
          <w:szCs w:val="22"/>
        </w:rPr>
        <w:t xml:space="preserve">three different temperatures.  </w:t>
      </w:r>
      <w:r w:rsidR="009C2B26" w:rsidRPr="001C257F">
        <w:rPr>
          <w:rFonts w:ascii="Arial" w:eastAsia="Times New Roman" w:hAnsi="Arial" w:cs="Arial"/>
          <w:color w:val="000000"/>
          <w:sz w:val="22"/>
          <w:szCs w:val="22"/>
        </w:rPr>
        <w:t xml:space="preserve">A </w:t>
      </w:r>
      <w:r w:rsidR="00806E9F" w:rsidRPr="001C257F">
        <w:rPr>
          <w:rFonts w:ascii="Arial" w:eastAsia="Times New Roman" w:hAnsi="Arial" w:cs="Arial"/>
          <w:color w:val="000000"/>
          <w:sz w:val="22"/>
          <w:szCs w:val="22"/>
        </w:rPr>
        <w:t>digital PCR platform which utilizes a microfluidic array-based plate to separate each reaction into more than 20,000 discrete partitions (</w:t>
      </w:r>
      <w:commentRangeStart w:id="88"/>
      <w:r w:rsidR="00806E9F" w:rsidRPr="001C257F">
        <w:rPr>
          <w:rFonts w:ascii="Arial" w:eastAsia="Times New Roman" w:hAnsi="Arial" w:cs="Arial"/>
          <w:color w:val="000000"/>
          <w:sz w:val="22"/>
          <w:szCs w:val="22"/>
        </w:rPr>
        <w:t xml:space="preserve">currently </w:t>
      </w:r>
      <w:r w:rsidR="003022E7" w:rsidRPr="001C257F">
        <w:rPr>
          <w:rFonts w:ascii="Arial" w:eastAsia="Times New Roman" w:hAnsi="Arial" w:cs="Arial"/>
          <w:color w:val="000000"/>
          <w:sz w:val="22"/>
          <w:szCs w:val="22"/>
        </w:rPr>
        <w:t xml:space="preserve">marketed </w:t>
      </w:r>
      <w:r w:rsidR="00936274" w:rsidRPr="001C257F">
        <w:rPr>
          <w:rFonts w:ascii="Arial" w:eastAsia="Times New Roman" w:hAnsi="Arial" w:cs="Arial"/>
          <w:color w:val="000000"/>
          <w:sz w:val="22"/>
          <w:szCs w:val="22"/>
        </w:rPr>
        <w:t xml:space="preserve">as </w:t>
      </w:r>
      <w:proofErr w:type="spellStart"/>
      <w:r w:rsidR="00806E9F" w:rsidRPr="001C257F">
        <w:rPr>
          <w:rFonts w:ascii="Arial" w:eastAsia="Times New Roman" w:hAnsi="Arial" w:cs="Arial"/>
          <w:color w:val="000000"/>
          <w:sz w:val="22"/>
          <w:szCs w:val="22"/>
        </w:rPr>
        <w:t>QuantStudio</w:t>
      </w:r>
      <w:proofErr w:type="spellEnd"/>
      <w:r w:rsidR="00806E9F" w:rsidRPr="001C257F">
        <w:rPr>
          <w:rFonts w:ascii="Arial" w:eastAsia="Times New Roman" w:hAnsi="Arial" w:cs="Arial"/>
          <w:color w:val="000000"/>
          <w:sz w:val="22"/>
          <w:szCs w:val="22"/>
        </w:rPr>
        <w:t xml:space="preserve"> Absolute Q Digital PCR</w:t>
      </w:r>
      <w:r w:rsidR="00936274" w:rsidRPr="001C257F">
        <w:rPr>
          <w:rFonts w:ascii="Arial" w:eastAsia="Times New Roman" w:hAnsi="Arial" w:cs="Arial"/>
          <w:color w:val="000000"/>
          <w:sz w:val="22"/>
          <w:szCs w:val="22"/>
        </w:rPr>
        <w:t xml:space="preserve">, </w:t>
      </w:r>
      <w:proofErr w:type="spellStart"/>
      <w:r w:rsidR="00936274" w:rsidRPr="001C257F">
        <w:rPr>
          <w:rFonts w:ascii="Arial" w:eastAsia="Times New Roman" w:hAnsi="Arial" w:cs="Arial"/>
          <w:color w:val="000000"/>
          <w:sz w:val="22"/>
          <w:szCs w:val="22"/>
        </w:rPr>
        <w:t>T</w:t>
      </w:r>
      <w:r w:rsidR="00806E9F" w:rsidRPr="001C257F">
        <w:rPr>
          <w:rFonts w:ascii="Arial" w:eastAsia="Times New Roman" w:hAnsi="Arial" w:cs="Arial"/>
          <w:color w:val="000000"/>
          <w:sz w:val="22"/>
          <w:szCs w:val="22"/>
        </w:rPr>
        <w:t>hermo</w:t>
      </w:r>
      <w:proofErr w:type="spellEnd"/>
      <w:r w:rsidR="00806E9F" w:rsidRPr="001C257F">
        <w:rPr>
          <w:rFonts w:ascii="Arial" w:eastAsia="Times New Roman" w:hAnsi="Arial" w:cs="Arial"/>
          <w:color w:val="000000"/>
          <w:sz w:val="22"/>
          <w:szCs w:val="22"/>
        </w:rPr>
        <w:t xml:space="preserve"> Fisher Scientific, San Jose, CA</w:t>
      </w:r>
      <w:commentRangeEnd w:id="88"/>
      <w:r w:rsidR="00CE7D21">
        <w:rPr>
          <w:rStyle w:val="CommentReference"/>
        </w:rPr>
        <w:commentReference w:id="88"/>
      </w:r>
      <w:r w:rsidR="00806E9F" w:rsidRPr="001C257F">
        <w:rPr>
          <w:rFonts w:ascii="Arial" w:eastAsia="Times New Roman" w:hAnsi="Arial" w:cs="Arial"/>
          <w:color w:val="000000"/>
          <w:sz w:val="22"/>
          <w:szCs w:val="22"/>
        </w:rPr>
        <w:t>)</w:t>
      </w:r>
      <w:r w:rsidR="003C203F" w:rsidRPr="001C257F">
        <w:rPr>
          <w:rFonts w:ascii="Arial" w:eastAsia="Times New Roman" w:hAnsi="Arial" w:cs="Arial"/>
          <w:color w:val="000000"/>
          <w:sz w:val="22"/>
          <w:szCs w:val="22"/>
        </w:rPr>
        <w:t xml:space="preserve"> and take images at 4 temperatures.  </w:t>
      </w:r>
      <w:r w:rsidR="00DC0567" w:rsidRPr="001C257F">
        <w:rPr>
          <w:rFonts w:ascii="Arial" w:eastAsia="Times New Roman" w:hAnsi="Arial" w:cs="Arial"/>
          <w:color w:val="000000"/>
          <w:sz w:val="22"/>
          <w:szCs w:val="22"/>
        </w:rPr>
        <w:t>This system can detect u</w:t>
      </w:r>
      <w:r w:rsidR="009C2B26" w:rsidRPr="001C257F">
        <w:rPr>
          <w:rFonts w:ascii="Arial" w:eastAsia="Times New Roman" w:hAnsi="Arial" w:cs="Arial"/>
          <w:color w:val="000000"/>
          <w:sz w:val="22"/>
          <w:szCs w:val="22"/>
        </w:rPr>
        <w:t xml:space="preserve">p to 15 targets in a single </w:t>
      </w:r>
      <w:r w:rsidR="00C12E49" w:rsidRPr="001C257F">
        <w:rPr>
          <w:rFonts w:ascii="Arial" w:eastAsia="Times New Roman" w:hAnsi="Arial" w:cs="Arial"/>
          <w:color w:val="000000"/>
          <w:sz w:val="22"/>
          <w:szCs w:val="22"/>
        </w:rPr>
        <w:t xml:space="preserve">unit and </w:t>
      </w:r>
      <w:r w:rsidR="0070336A" w:rsidRPr="001C257F">
        <w:rPr>
          <w:rFonts w:ascii="Arial" w:eastAsia="Times New Roman" w:hAnsi="Arial" w:cs="Arial"/>
          <w:color w:val="000000"/>
          <w:sz w:val="22"/>
          <w:szCs w:val="22"/>
        </w:rPr>
        <w:t>an assay with up to 16 samples can be completed in 3 hours</w:t>
      </w:r>
      <w:r w:rsidR="006044DA" w:rsidRPr="001C257F">
        <w:rPr>
          <w:rFonts w:ascii="Arial" w:eastAsia="Times New Roman" w:hAnsi="Arial" w:cs="Arial"/>
          <w:color w:val="000000"/>
          <w:sz w:val="22"/>
          <w:szCs w:val="22"/>
        </w:rPr>
        <w:t xml:space="preserve">. </w:t>
      </w:r>
      <w:r w:rsidR="00EB3EE3" w:rsidRPr="001C257F">
        <w:rPr>
          <w:rFonts w:ascii="Arial" w:eastAsia="Times New Roman" w:hAnsi="Arial" w:cs="Arial"/>
          <w:color w:val="000000"/>
          <w:sz w:val="22"/>
          <w:szCs w:val="22"/>
        </w:rPr>
        <w:t>Poisson statistics are used to quantify the amount of each target present.</w:t>
      </w:r>
      <w:r w:rsidR="0016424C" w:rsidRPr="001C257F">
        <w:rPr>
          <w:rFonts w:ascii="Arial" w:eastAsia="Times New Roman" w:hAnsi="Arial" w:cs="Arial"/>
          <w:color w:val="000000"/>
          <w:sz w:val="22"/>
          <w:szCs w:val="22"/>
        </w:rPr>
        <w:t xml:space="preserve"> </w:t>
      </w:r>
      <w:commentRangeStart w:id="89"/>
      <w:r w:rsidR="006044DA" w:rsidRPr="001C257F">
        <w:rPr>
          <w:rFonts w:ascii="Arial" w:eastAsia="Times New Roman" w:hAnsi="Arial" w:cs="Arial"/>
          <w:color w:val="000000"/>
          <w:sz w:val="22"/>
          <w:szCs w:val="22"/>
        </w:rPr>
        <w:t xml:space="preserve">Dr. </w:t>
      </w:r>
      <w:r w:rsidR="000B56FB" w:rsidRPr="001C257F">
        <w:rPr>
          <w:rFonts w:ascii="Arial" w:eastAsia="Times New Roman" w:hAnsi="Arial" w:cs="Arial"/>
          <w:color w:val="000000"/>
          <w:sz w:val="22"/>
          <w:szCs w:val="22"/>
        </w:rPr>
        <w:t>Edwards</w:t>
      </w:r>
      <w:r w:rsidR="006044DA" w:rsidRPr="001C257F">
        <w:rPr>
          <w:rFonts w:ascii="Arial" w:eastAsia="Times New Roman" w:hAnsi="Arial" w:cs="Arial"/>
          <w:color w:val="000000"/>
          <w:sz w:val="22"/>
          <w:szCs w:val="22"/>
        </w:rPr>
        <w:t xml:space="preserve"> lab </w:t>
      </w:r>
      <w:commentRangeEnd w:id="89"/>
      <w:r w:rsidR="00CE7D21">
        <w:rPr>
          <w:rStyle w:val="CommentReference"/>
        </w:rPr>
        <w:commentReference w:id="89"/>
      </w:r>
      <w:r w:rsidR="006044DA" w:rsidRPr="001C257F">
        <w:rPr>
          <w:rFonts w:ascii="Arial" w:eastAsia="Times New Roman" w:hAnsi="Arial" w:cs="Arial"/>
          <w:color w:val="000000"/>
          <w:sz w:val="22"/>
          <w:szCs w:val="22"/>
        </w:rPr>
        <w:t>is currently writing the first publication describing th</w:t>
      </w:r>
      <w:r w:rsidR="001A55BD" w:rsidRPr="001C257F">
        <w:rPr>
          <w:rFonts w:ascii="Arial" w:eastAsia="Times New Roman" w:hAnsi="Arial" w:cs="Arial"/>
          <w:color w:val="000000"/>
          <w:sz w:val="22"/>
          <w:szCs w:val="22"/>
        </w:rPr>
        <w:t>is</w:t>
      </w:r>
      <w:r w:rsidR="003671AC" w:rsidRPr="001C257F">
        <w:rPr>
          <w:rFonts w:ascii="Arial" w:eastAsia="Times New Roman" w:hAnsi="Arial" w:cs="Arial"/>
          <w:color w:val="000000"/>
          <w:sz w:val="22"/>
          <w:szCs w:val="22"/>
        </w:rPr>
        <w:t xml:space="preserve"> novel </w:t>
      </w:r>
      <w:r w:rsidR="001A55BD" w:rsidRPr="001C257F">
        <w:rPr>
          <w:rFonts w:ascii="Arial" w:eastAsia="Times New Roman" w:hAnsi="Arial" w:cs="Arial"/>
          <w:color w:val="000000"/>
          <w:sz w:val="22"/>
          <w:szCs w:val="22"/>
        </w:rPr>
        <w:t>probe design</w:t>
      </w:r>
      <w:r w:rsidR="00B25252" w:rsidRPr="001C257F">
        <w:rPr>
          <w:rFonts w:ascii="Arial" w:eastAsia="Times New Roman" w:hAnsi="Arial" w:cs="Arial"/>
          <w:color w:val="000000"/>
          <w:sz w:val="22"/>
          <w:szCs w:val="22"/>
        </w:rPr>
        <w:t xml:space="preserve"> and performance characteristics of this </w:t>
      </w:r>
      <w:r w:rsidR="0051544D" w:rsidRPr="001C257F">
        <w:rPr>
          <w:rFonts w:ascii="Arial" w:eastAsia="Times New Roman" w:hAnsi="Arial" w:cs="Arial"/>
          <w:color w:val="000000"/>
          <w:sz w:val="22"/>
          <w:szCs w:val="22"/>
        </w:rPr>
        <w:t>completely new assay</w:t>
      </w:r>
      <w:r w:rsidR="00267CE6" w:rsidRPr="001C257F">
        <w:rPr>
          <w:rFonts w:ascii="Arial" w:eastAsia="Times New Roman" w:hAnsi="Arial" w:cs="Arial"/>
          <w:color w:val="000000"/>
          <w:sz w:val="22"/>
          <w:szCs w:val="22"/>
        </w:rPr>
        <w:t>.</w:t>
      </w:r>
      <w:r w:rsidR="001A55BD" w:rsidRPr="001C257F">
        <w:rPr>
          <w:rFonts w:ascii="Arial" w:eastAsia="Times New Roman" w:hAnsi="Arial" w:cs="Arial"/>
          <w:color w:val="000000"/>
          <w:sz w:val="22"/>
          <w:szCs w:val="22"/>
        </w:rPr>
        <w:t xml:space="preserve"> </w:t>
      </w:r>
      <w:r w:rsidR="00267CE6" w:rsidRPr="001C257F">
        <w:rPr>
          <w:rFonts w:ascii="Arial" w:eastAsia="Times New Roman" w:hAnsi="Arial" w:cs="Arial"/>
          <w:color w:val="000000"/>
          <w:sz w:val="22"/>
          <w:szCs w:val="22"/>
        </w:rPr>
        <w:t xml:space="preserve">  </w:t>
      </w:r>
    </w:p>
    <w:p w14:paraId="121235D5" w14:textId="77777777" w:rsidR="002B2095" w:rsidRPr="001C257F" w:rsidRDefault="002B2095" w:rsidP="00EB3EE3">
      <w:pPr>
        <w:rPr>
          <w:rFonts w:ascii="Arial" w:eastAsia="Times New Roman" w:hAnsi="Arial" w:cs="Arial"/>
          <w:color w:val="000000"/>
          <w:sz w:val="22"/>
          <w:szCs w:val="22"/>
        </w:rPr>
      </w:pPr>
    </w:p>
    <w:p w14:paraId="2ADA5A29" w14:textId="32E37500" w:rsidR="000B165C" w:rsidRPr="001C257F" w:rsidRDefault="00763063" w:rsidP="000B165C">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Specific Aims</w:t>
      </w:r>
    </w:p>
    <w:p w14:paraId="5B0C6268" w14:textId="77777777" w:rsidR="00763063" w:rsidRPr="001C257F" w:rsidRDefault="00763063" w:rsidP="000B165C">
      <w:pPr>
        <w:rPr>
          <w:rFonts w:ascii="Arial" w:eastAsia="Times New Roman" w:hAnsi="Arial" w:cs="Arial"/>
          <w:color w:val="000000"/>
          <w:sz w:val="22"/>
          <w:szCs w:val="22"/>
        </w:rPr>
      </w:pPr>
    </w:p>
    <w:p w14:paraId="69FFADFB" w14:textId="435C5130" w:rsidR="000B165C" w:rsidRPr="001C257F" w:rsidRDefault="000B165C" w:rsidP="000B165C">
      <w:pPr>
        <w:rPr>
          <w:rFonts w:ascii="Arial" w:eastAsia="Times New Roman" w:hAnsi="Arial" w:cs="Arial"/>
          <w:color w:val="000000"/>
          <w:sz w:val="22"/>
          <w:szCs w:val="22"/>
        </w:rPr>
      </w:pPr>
      <w:r w:rsidRPr="001C257F">
        <w:rPr>
          <w:rFonts w:ascii="Arial" w:eastAsia="Times New Roman" w:hAnsi="Arial" w:cs="Arial"/>
          <w:color w:val="000000"/>
          <w:sz w:val="22"/>
          <w:szCs w:val="22"/>
        </w:rPr>
        <w:t xml:space="preserve">The </w:t>
      </w:r>
      <w:r w:rsidR="00D77946" w:rsidRPr="001C257F">
        <w:rPr>
          <w:rFonts w:ascii="Arial" w:eastAsia="Times New Roman" w:hAnsi="Arial" w:cs="Arial"/>
          <w:color w:val="000000"/>
          <w:sz w:val="22"/>
          <w:szCs w:val="22"/>
        </w:rPr>
        <w:t xml:space="preserve">primary </w:t>
      </w:r>
      <w:r w:rsidRPr="001C257F">
        <w:rPr>
          <w:rFonts w:ascii="Arial" w:eastAsia="Times New Roman" w:hAnsi="Arial" w:cs="Arial"/>
          <w:color w:val="000000"/>
          <w:sz w:val="22"/>
          <w:szCs w:val="22"/>
        </w:rPr>
        <w:t>goal of this proposal is to generate preliminary data to support a competitive NIH application for funding required to test our hypothes</w:t>
      </w:r>
      <w:r w:rsidR="00C97AD1" w:rsidRPr="001C257F">
        <w:rPr>
          <w:rFonts w:ascii="Arial" w:eastAsia="Times New Roman" w:hAnsi="Arial" w:cs="Arial"/>
          <w:color w:val="000000"/>
          <w:sz w:val="22"/>
          <w:szCs w:val="22"/>
        </w:rPr>
        <w:t>i</w:t>
      </w:r>
      <w:r w:rsidRPr="001C257F">
        <w:rPr>
          <w:rFonts w:ascii="Arial" w:eastAsia="Times New Roman" w:hAnsi="Arial" w:cs="Arial"/>
          <w:color w:val="000000"/>
          <w:sz w:val="22"/>
          <w:szCs w:val="22"/>
        </w:rPr>
        <w:t>s</w:t>
      </w:r>
      <w:r w:rsidR="00D77946" w:rsidRPr="001C257F">
        <w:rPr>
          <w:rFonts w:ascii="Arial" w:eastAsia="Times New Roman" w:hAnsi="Arial" w:cs="Arial"/>
          <w:color w:val="000000"/>
          <w:sz w:val="22"/>
          <w:szCs w:val="22"/>
        </w:rPr>
        <w:t xml:space="preserve"> </w:t>
      </w:r>
      <w:r w:rsidR="00AF49D0" w:rsidRPr="001C257F">
        <w:rPr>
          <w:rFonts w:ascii="Arial" w:eastAsia="Times New Roman" w:hAnsi="Arial" w:cs="Arial"/>
          <w:color w:val="000000"/>
          <w:sz w:val="22"/>
          <w:szCs w:val="22"/>
        </w:rPr>
        <w:t xml:space="preserve">that </w:t>
      </w:r>
      <w:r w:rsidR="006244A9" w:rsidRPr="001C257F">
        <w:rPr>
          <w:rFonts w:ascii="Arial" w:eastAsia="Times New Roman" w:hAnsi="Arial" w:cs="Arial"/>
          <w:color w:val="000000"/>
          <w:sz w:val="22"/>
          <w:szCs w:val="22"/>
        </w:rPr>
        <w:t xml:space="preserve">in pediatric patients </w:t>
      </w:r>
      <w:r w:rsidR="007B725A" w:rsidRPr="001C257F">
        <w:rPr>
          <w:rFonts w:ascii="Arial" w:eastAsia="Times New Roman" w:hAnsi="Arial" w:cs="Arial"/>
          <w:b/>
          <w:bCs/>
          <w:color w:val="000000"/>
          <w:sz w:val="22"/>
          <w:szCs w:val="22"/>
        </w:rPr>
        <w:t>DD-</w:t>
      </w:r>
      <w:proofErr w:type="spellStart"/>
      <w:r w:rsidR="007B725A" w:rsidRPr="001C257F">
        <w:rPr>
          <w:rFonts w:ascii="Arial" w:eastAsia="Times New Roman" w:hAnsi="Arial" w:cs="Arial"/>
          <w:b/>
          <w:bCs/>
          <w:color w:val="000000"/>
          <w:sz w:val="22"/>
          <w:szCs w:val="22"/>
        </w:rPr>
        <w:t>cf</w:t>
      </w:r>
      <w:proofErr w:type="spellEnd"/>
      <w:r w:rsidR="007B725A" w:rsidRPr="001C257F">
        <w:rPr>
          <w:rFonts w:ascii="Arial" w:eastAsia="Times New Roman" w:hAnsi="Arial" w:cs="Arial"/>
          <w:b/>
          <w:bCs/>
          <w:color w:val="000000"/>
          <w:sz w:val="22"/>
          <w:szCs w:val="22"/>
        </w:rPr>
        <w:t xml:space="preserve"> </w:t>
      </w:r>
      <w:proofErr w:type="spellStart"/>
      <w:r w:rsidR="007B725A" w:rsidRPr="001C257F">
        <w:rPr>
          <w:rFonts w:ascii="Arial" w:eastAsia="Times New Roman" w:hAnsi="Arial" w:cs="Arial"/>
          <w:b/>
          <w:bCs/>
          <w:color w:val="000000"/>
          <w:sz w:val="22"/>
          <w:szCs w:val="22"/>
        </w:rPr>
        <w:t>mDNA</w:t>
      </w:r>
      <w:proofErr w:type="spellEnd"/>
      <w:r w:rsidR="007B725A" w:rsidRPr="001C257F">
        <w:rPr>
          <w:rFonts w:ascii="Arial" w:eastAsia="Times New Roman" w:hAnsi="Arial" w:cs="Arial"/>
          <w:b/>
          <w:bCs/>
          <w:color w:val="000000"/>
          <w:sz w:val="22"/>
          <w:szCs w:val="22"/>
        </w:rPr>
        <w:t xml:space="preserve"> and/or the ratio of DD-</w:t>
      </w:r>
      <w:proofErr w:type="spellStart"/>
      <w:r w:rsidR="007B725A" w:rsidRPr="001C257F">
        <w:rPr>
          <w:rFonts w:ascii="Arial" w:eastAsia="Times New Roman" w:hAnsi="Arial" w:cs="Arial"/>
          <w:b/>
          <w:bCs/>
          <w:color w:val="000000"/>
          <w:sz w:val="22"/>
          <w:szCs w:val="22"/>
        </w:rPr>
        <w:t>cf</w:t>
      </w:r>
      <w:proofErr w:type="spellEnd"/>
      <w:r w:rsidR="007B725A" w:rsidRPr="001C257F">
        <w:rPr>
          <w:rFonts w:ascii="Arial" w:eastAsia="Times New Roman" w:hAnsi="Arial" w:cs="Arial"/>
          <w:b/>
          <w:bCs/>
          <w:color w:val="000000"/>
          <w:sz w:val="22"/>
          <w:szCs w:val="22"/>
        </w:rPr>
        <w:t xml:space="preserve"> </w:t>
      </w:r>
      <w:proofErr w:type="spellStart"/>
      <w:proofErr w:type="gramStart"/>
      <w:r w:rsidR="007B725A" w:rsidRPr="001C257F">
        <w:rPr>
          <w:rFonts w:ascii="Arial" w:eastAsia="Times New Roman" w:hAnsi="Arial" w:cs="Arial"/>
          <w:b/>
          <w:bCs/>
          <w:color w:val="000000"/>
          <w:sz w:val="22"/>
          <w:szCs w:val="22"/>
        </w:rPr>
        <w:t>mDNA:nDNA</w:t>
      </w:r>
      <w:proofErr w:type="spellEnd"/>
      <w:proofErr w:type="gramEnd"/>
      <w:r w:rsidR="007B725A" w:rsidRPr="001C257F">
        <w:rPr>
          <w:rFonts w:ascii="Arial" w:eastAsia="Times New Roman" w:hAnsi="Arial" w:cs="Arial"/>
          <w:b/>
          <w:bCs/>
          <w:color w:val="000000"/>
          <w:sz w:val="22"/>
          <w:szCs w:val="22"/>
        </w:rPr>
        <w:t xml:space="preserve"> are more sensitive and specific than </w:t>
      </w:r>
      <w:proofErr w:type="spellStart"/>
      <w:r w:rsidR="007B725A" w:rsidRPr="001C257F">
        <w:rPr>
          <w:rFonts w:ascii="Arial" w:eastAsia="Times New Roman" w:hAnsi="Arial" w:cs="Arial"/>
          <w:b/>
          <w:bCs/>
          <w:color w:val="000000"/>
          <w:sz w:val="22"/>
          <w:szCs w:val="22"/>
        </w:rPr>
        <w:t>nDNA</w:t>
      </w:r>
      <w:proofErr w:type="spellEnd"/>
      <w:r w:rsidR="007B725A" w:rsidRPr="001C257F">
        <w:rPr>
          <w:rFonts w:ascii="Arial" w:eastAsia="Times New Roman" w:hAnsi="Arial" w:cs="Arial"/>
          <w:b/>
          <w:bCs/>
          <w:color w:val="000000"/>
          <w:sz w:val="22"/>
          <w:szCs w:val="22"/>
        </w:rPr>
        <w:t xml:space="preserve"> alone as a biomarker for damage to transplanted organs</w:t>
      </w:r>
      <w:r w:rsidR="000E7F51" w:rsidRPr="001C257F">
        <w:rPr>
          <w:rFonts w:ascii="Arial" w:eastAsia="Times New Roman" w:hAnsi="Arial" w:cs="Arial"/>
          <w:color w:val="000000"/>
          <w:sz w:val="22"/>
          <w:szCs w:val="22"/>
        </w:rPr>
        <w:t xml:space="preserve">.  </w:t>
      </w:r>
      <w:r w:rsidRPr="001C257F">
        <w:rPr>
          <w:rFonts w:ascii="Arial" w:eastAsia="Times New Roman" w:hAnsi="Arial" w:cs="Arial"/>
          <w:color w:val="000000"/>
          <w:sz w:val="22"/>
          <w:szCs w:val="22"/>
        </w:rPr>
        <w:t>Toward this end, the aims of this proposal are:</w:t>
      </w:r>
    </w:p>
    <w:p w14:paraId="4A5C5300" w14:textId="77777777" w:rsidR="00C12583" w:rsidRPr="001C257F" w:rsidRDefault="00C12583" w:rsidP="000B165C">
      <w:pPr>
        <w:rPr>
          <w:rFonts w:ascii="Arial" w:eastAsia="Times New Roman" w:hAnsi="Arial" w:cs="Arial"/>
          <w:color w:val="000000"/>
          <w:sz w:val="22"/>
          <w:szCs w:val="22"/>
        </w:rPr>
      </w:pPr>
    </w:p>
    <w:p w14:paraId="62560428" w14:textId="664FE3DD" w:rsidR="008968E7" w:rsidRPr="001C257F" w:rsidRDefault="00AF1129" w:rsidP="00880F88">
      <w:pPr>
        <w:pStyle w:val="ListParagraph"/>
        <w:numPr>
          <w:ilvl w:val="0"/>
          <w:numId w:val="6"/>
        </w:numPr>
        <w:rPr>
          <w:rFonts w:ascii="Arial" w:eastAsia="Times New Roman" w:hAnsi="Arial" w:cs="Arial"/>
          <w:color w:val="000000"/>
        </w:rPr>
      </w:pPr>
      <w:r w:rsidRPr="001C257F">
        <w:rPr>
          <w:rFonts w:ascii="Arial" w:eastAsia="Times New Roman" w:hAnsi="Arial" w:cs="Arial"/>
          <w:b/>
          <w:bCs/>
          <w:color w:val="000000"/>
        </w:rPr>
        <w:t xml:space="preserve"> </w:t>
      </w:r>
      <w:r w:rsidR="008B5FB3" w:rsidRPr="001C257F">
        <w:rPr>
          <w:rFonts w:ascii="Arial" w:eastAsia="Times New Roman" w:hAnsi="Arial" w:cs="Arial"/>
          <w:b/>
          <w:bCs/>
          <w:color w:val="000000"/>
        </w:rPr>
        <w:t>To</w:t>
      </w:r>
      <w:r w:rsidR="008D6B05" w:rsidRPr="001C257F">
        <w:rPr>
          <w:rFonts w:ascii="Arial" w:eastAsia="Times New Roman" w:hAnsi="Arial" w:cs="Arial"/>
          <w:b/>
          <w:bCs/>
          <w:color w:val="000000"/>
        </w:rPr>
        <w:t xml:space="preserve"> </w:t>
      </w:r>
      <w:r w:rsidR="009A01F2" w:rsidRPr="001C257F">
        <w:rPr>
          <w:rFonts w:ascii="Arial" w:eastAsia="Times New Roman" w:hAnsi="Arial" w:cs="Arial"/>
          <w:b/>
          <w:bCs/>
          <w:color w:val="000000"/>
        </w:rPr>
        <w:t xml:space="preserve">optimize </w:t>
      </w:r>
      <w:proofErr w:type="spellStart"/>
      <w:r w:rsidR="006B20A0" w:rsidRPr="001C257F">
        <w:rPr>
          <w:rFonts w:ascii="Arial" w:eastAsia="Times New Roman" w:hAnsi="Arial" w:cs="Arial"/>
          <w:b/>
          <w:bCs/>
          <w:color w:val="000000"/>
        </w:rPr>
        <w:t>lpWGS</w:t>
      </w:r>
      <w:proofErr w:type="spellEnd"/>
      <w:r w:rsidR="006B20A0" w:rsidRPr="001C257F">
        <w:rPr>
          <w:rFonts w:ascii="Arial" w:eastAsia="Times New Roman" w:hAnsi="Arial" w:cs="Arial"/>
          <w:b/>
          <w:bCs/>
          <w:color w:val="000000"/>
        </w:rPr>
        <w:t xml:space="preserve"> </w:t>
      </w:r>
      <w:r w:rsidR="0056691F" w:rsidRPr="001C257F">
        <w:rPr>
          <w:rFonts w:ascii="Arial" w:eastAsia="Times New Roman" w:hAnsi="Arial" w:cs="Arial"/>
          <w:b/>
          <w:bCs/>
          <w:color w:val="000000"/>
        </w:rPr>
        <w:t>methods</w:t>
      </w:r>
      <w:r w:rsidR="006B20A0" w:rsidRPr="001C257F">
        <w:rPr>
          <w:rFonts w:ascii="Arial" w:eastAsia="Times New Roman" w:hAnsi="Arial" w:cs="Arial"/>
          <w:b/>
          <w:bCs/>
          <w:color w:val="000000"/>
        </w:rPr>
        <w:t xml:space="preserve"> for </w:t>
      </w:r>
      <w:r w:rsidR="009E3B91">
        <w:rPr>
          <w:rFonts w:ascii="Arial" w:eastAsia="Times New Roman" w:hAnsi="Arial" w:cs="Arial"/>
          <w:b/>
          <w:bCs/>
          <w:color w:val="000000"/>
        </w:rPr>
        <w:t>detection of DD-</w:t>
      </w:r>
      <w:proofErr w:type="spellStart"/>
      <w:ins w:id="90" w:author="Maggo, Simran" w:date="2022-11-04T08:45:00Z">
        <w:r w:rsidR="00BA6EEA">
          <w:rPr>
            <w:rFonts w:ascii="Arial" w:eastAsia="Times New Roman" w:hAnsi="Arial" w:cs="Arial"/>
            <w:b/>
            <w:bCs/>
            <w:color w:val="000000"/>
          </w:rPr>
          <w:t>cf</w:t>
        </w:r>
        <w:proofErr w:type="spellEnd"/>
        <w:r w:rsidR="00BA6EEA">
          <w:rPr>
            <w:rFonts w:ascii="Arial" w:eastAsia="Times New Roman" w:hAnsi="Arial" w:cs="Arial"/>
            <w:b/>
            <w:bCs/>
            <w:color w:val="000000"/>
          </w:rPr>
          <w:t>-</w:t>
        </w:r>
      </w:ins>
      <w:r w:rsidR="009E3B91">
        <w:rPr>
          <w:rFonts w:ascii="Arial" w:eastAsia="Times New Roman" w:hAnsi="Arial" w:cs="Arial"/>
          <w:b/>
          <w:bCs/>
          <w:color w:val="000000"/>
        </w:rPr>
        <w:t>mtDNA</w:t>
      </w:r>
      <w:r w:rsidR="006B20A0" w:rsidRPr="001C257F">
        <w:rPr>
          <w:rFonts w:ascii="Arial" w:eastAsia="Times New Roman" w:hAnsi="Arial" w:cs="Arial"/>
          <w:b/>
          <w:bCs/>
          <w:color w:val="000000"/>
        </w:rPr>
        <w:t>.</w:t>
      </w:r>
      <w:r w:rsidR="00DF4498" w:rsidRPr="001C257F">
        <w:rPr>
          <w:rFonts w:ascii="Arial" w:eastAsia="Times New Roman" w:hAnsi="Arial" w:cs="Arial"/>
          <w:b/>
          <w:bCs/>
          <w:color w:val="000000"/>
        </w:rPr>
        <w:t xml:space="preserve"> </w:t>
      </w:r>
      <w:r w:rsidR="00C40276" w:rsidRPr="001C257F">
        <w:rPr>
          <w:rFonts w:ascii="Arial" w:eastAsia="Times New Roman" w:hAnsi="Arial" w:cs="Arial"/>
          <w:color w:val="000000"/>
        </w:rPr>
        <w:t xml:space="preserve">The pipeline </w:t>
      </w:r>
      <w:r w:rsidR="00B34931" w:rsidRPr="001C257F">
        <w:rPr>
          <w:rFonts w:ascii="Arial" w:eastAsia="Times New Roman" w:hAnsi="Arial" w:cs="Arial"/>
          <w:color w:val="000000"/>
        </w:rPr>
        <w:t xml:space="preserve">and </w:t>
      </w:r>
      <w:proofErr w:type="spellStart"/>
      <w:r w:rsidR="004B10F4" w:rsidRPr="001C257F">
        <w:rPr>
          <w:rFonts w:ascii="Arial" w:eastAsia="Times New Roman" w:hAnsi="Arial" w:cs="Arial"/>
          <w:color w:val="000000"/>
        </w:rPr>
        <w:t>lpWGS</w:t>
      </w:r>
      <w:proofErr w:type="spellEnd"/>
      <w:r w:rsidR="004B10F4" w:rsidRPr="001C257F">
        <w:rPr>
          <w:rFonts w:ascii="Arial" w:eastAsia="Times New Roman" w:hAnsi="Arial" w:cs="Arial"/>
          <w:color w:val="000000"/>
        </w:rPr>
        <w:t xml:space="preserve"> methods</w:t>
      </w:r>
      <w:r w:rsidR="00DC0AFE" w:rsidRPr="001C257F">
        <w:rPr>
          <w:rFonts w:ascii="Arial" w:eastAsia="Times New Roman" w:hAnsi="Arial" w:cs="Arial"/>
          <w:color w:val="000000"/>
        </w:rPr>
        <w:t xml:space="preserve"> currently used for cancer research in Dr. Gai’s </w:t>
      </w:r>
      <w:r w:rsidR="00EA2A6A" w:rsidRPr="001C257F">
        <w:rPr>
          <w:rFonts w:ascii="Arial" w:eastAsia="Times New Roman" w:hAnsi="Arial" w:cs="Arial"/>
          <w:color w:val="000000"/>
        </w:rPr>
        <w:t xml:space="preserve">laboratory will be adapted for </w:t>
      </w:r>
      <w:r w:rsidR="00173E26" w:rsidRPr="001C257F">
        <w:rPr>
          <w:rFonts w:ascii="Arial" w:eastAsia="Times New Roman" w:hAnsi="Arial" w:cs="Arial"/>
          <w:color w:val="000000"/>
        </w:rPr>
        <w:t xml:space="preserve">specific </w:t>
      </w:r>
      <w:r w:rsidR="00EA2A6A" w:rsidRPr="001C257F">
        <w:rPr>
          <w:rFonts w:ascii="Arial" w:eastAsia="Times New Roman" w:hAnsi="Arial" w:cs="Arial"/>
          <w:color w:val="000000"/>
        </w:rPr>
        <w:t>detection of DD-</w:t>
      </w:r>
      <w:proofErr w:type="spellStart"/>
      <w:r w:rsidR="00EA2A6A" w:rsidRPr="001C257F">
        <w:rPr>
          <w:rFonts w:ascii="Arial" w:eastAsia="Times New Roman" w:hAnsi="Arial" w:cs="Arial"/>
          <w:color w:val="000000"/>
        </w:rPr>
        <w:t>cf</w:t>
      </w:r>
      <w:proofErr w:type="spellEnd"/>
      <w:r w:rsidR="00EA2A6A" w:rsidRPr="001C257F">
        <w:rPr>
          <w:rFonts w:ascii="Arial" w:eastAsia="Times New Roman" w:hAnsi="Arial" w:cs="Arial"/>
          <w:color w:val="000000"/>
        </w:rPr>
        <w:t xml:space="preserve"> </w:t>
      </w:r>
      <w:r w:rsidR="00EB1B9D" w:rsidRPr="001C257F">
        <w:rPr>
          <w:rFonts w:ascii="Arial" w:eastAsia="Times New Roman" w:hAnsi="Arial" w:cs="Arial"/>
          <w:color w:val="000000"/>
        </w:rPr>
        <w:t>mt</w:t>
      </w:r>
      <w:r w:rsidR="00EA2A6A" w:rsidRPr="001C257F">
        <w:rPr>
          <w:rFonts w:ascii="Arial" w:eastAsia="Times New Roman" w:hAnsi="Arial" w:cs="Arial"/>
          <w:color w:val="000000"/>
        </w:rPr>
        <w:t>DNA</w:t>
      </w:r>
      <w:r w:rsidR="00A40177" w:rsidRPr="001C257F">
        <w:rPr>
          <w:rFonts w:ascii="Arial" w:eastAsia="Times New Roman" w:hAnsi="Arial" w:cs="Arial"/>
          <w:color w:val="000000"/>
        </w:rPr>
        <w:t xml:space="preserve">.  </w:t>
      </w:r>
      <w:r w:rsidR="00FF01B2" w:rsidRPr="001C257F">
        <w:rPr>
          <w:rFonts w:ascii="Arial" w:eastAsia="Times New Roman" w:hAnsi="Arial" w:cs="Arial"/>
          <w:color w:val="000000"/>
        </w:rPr>
        <w:t xml:space="preserve"> </w:t>
      </w:r>
    </w:p>
    <w:p w14:paraId="73C7D8E8" w14:textId="77777777" w:rsidR="008968E7" w:rsidRPr="001C257F" w:rsidRDefault="008968E7" w:rsidP="007D6A70">
      <w:pPr>
        <w:pStyle w:val="ListParagraph"/>
        <w:ind w:left="360"/>
        <w:rPr>
          <w:rFonts w:ascii="Arial" w:eastAsia="Times New Roman" w:hAnsi="Arial" w:cs="Arial"/>
          <w:color w:val="000000"/>
        </w:rPr>
      </w:pPr>
    </w:p>
    <w:p w14:paraId="63DD786C" w14:textId="26F73C7E" w:rsidR="00880F88" w:rsidRPr="001C257F" w:rsidRDefault="002F102C" w:rsidP="00880F88">
      <w:pPr>
        <w:pStyle w:val="ListParagraph"/>
        <w:numPr>
          <w:ilvl w:val="0"/>
          <w:numId w:val="6"/>
        </w:numPr>
        <w:rPr>
          <w:rFonts w:ascii="Arial" w:eastAsia="Times New Roman" w:hAnsi="Arial" w:cs="Arial"/>
          <w:color w:val="000000"/>
        </w:rPr>
      </w:pPr>
      <w:commentRangeStart w:id="91"/>
      <w:r w:rsidRPr="001C257F">
        <w:rPr>
          <w:rFonts w:ascii="Arial" w:hAnsi="Arial" w:cs="Arial"/>
          <w:b/>
          <w:bCs/>
          <w:color w:val="262626"/>
          <w:shd w:val="clear" w:color="auto" w:fill="FFFFFF"/>
        </w:rPr>
        <w:t>To optimize blood processing for the combined detection of dd-</w:t>
      </w:r>
      <w:proofErr w:type="spellStart"/>
      <w:r w:rsidRPr="001C257F">
        <w:rPr>
          <w:rFonts w:ascii="Arial" w:hAnsi="Arial" w:cs="Arial"/>
          <w:b/>
          <w:bCs/>
          <w:color w:val="262626"/>
          <w:shd w:val="clear" w:color="auto" w:fill="FFFFFF"/>
        </w:rPr>
        <w:t>cf</w:t>
      </w:r>
      <w:proofErr w:type="spellEnd"/>
      <w:r w:rsidRPr="001C257F">
        <w:rPr>
          <w:rFonts w:ascii="Arial" w:hAnsi="Arial" w:cs="Arial"/>
          <w:b/>
          <w:bCs/>
          <w:color w:val="262626"/>
          <w:shd w:val="clear" w:color="auto" w:fill="FFFFFF"/>
        </w:rPr>
        <w:t>-</w:t>
      </w:r>
      <w:proofErr w:type="spellStart"/>
      <w:r w:rsidRPr="001C257F">
        <w:rPr>
          <w:rFonts w:ascii="Arial" w:hAnsi="Arial" w:cs="Arial"/>
          <w:b/>
          <w:bCs/>
          <w:color w:val="262626"/>
          <w:shd w:val="clear" w:color="auto" w:fill="FFFFFF"/>
        </w:rPr>
        <w:t>nDNA</w:t>
      </w:r>
      <w:proofErr w:type="spellEnd"/>
      <w:r w:rsidRPr="001C257F">
        <w:rPr>
          <w:rFonts w:ascii="Arial" w:hAnsi="Arial" w:cs="Arial"/>
          <w:b/>
          <w:bCs/>
          <w:color w:val="262626"/>
          <w:shd w:val="clear" w:color="auto" w:fill="FFFFFF"/>
        </w:rPr>
        <w:t xml:space="preserve"> and for dd-</w:t>
      </w:r>
      <w:proofErr w:type="spellStart"/>
      <w:r w:rsidRPr="001C257F">
        <w:rPr>
          <w:rFonts w:ascii="Arial" w:hAnsi="Arial" w:cs="Arial"/>
          <w:b/>
          <w:bCs/>
          <w:color w:val="262626"/>
          <w:shd w:val="clear" w:color="auto" w:fill="FFFFFF"/>
        </w:rPr>
        <w:t>cf</w:t>
      </w:r>
      <w:proofErr w:type="spellEnd"/>
      <w:r w:rsidRPr="001C257F">
        <w:rPr>
          <w:rFonts w:ascii="Arial" w:hAnsi="Arial" w:cs="Arial"/>
          <w:b/>
          <w:bCs/>
          <w:color w:val="262626"/>
          <w:shd w:val="clear" w:color="auto" w:fill="FFFFFF"/>
        </w:rPr>
        <w:t>-mtDNA</w:t>
      </w:r>
      <w:r w:rsidRPr="001C257F">
        <w:rPr>
          <w:rFonts w:ascii="Arial" w:hAnsi="Arial" w:cs="Arial"/>
          <w:color w:val="262626"/>
          <w:shd w:val="clear" w:color="auto" w:fill="FFFFFF"/>
        </w:rPr>
        <w:t>.</w:t>
      </w:r>
      <w:del w:id="92" w:author="Maggo, Simran" w:date="2022-11-04T08:46:00Z">
        <w:r w:rsidRPr="001C257F" w:rsidDel="00BA6EEA">
          <w:rPr>
            <w:rFonts w:ascii="Arial" w:hAnsi="Arial" w:cs="Arial"/>
            <w:color w:val="262626"/>
            <w:shd w:val="clear" w:color="auto" w:fill="FFFFFF"/>
          </w:rPr>
          <w:delText> </w:delText>
        </w:r>
      </w:del>
      <w:r w:rsidRPr="001C257F">
        <w:rPr>
          <w:rFonts w:ascii="Arial" w:eastAsia="Times New Roman" w:hAnsi="Arial" w:cs="Arial"/>
          <w:color w:val="000000"/>
        </w:rPr>
        <w:t xml:space="preserve"> </w:t>
      </w:r>
      <w:r w:rsidR="00B34931" w:rsidRPr="001C257F">
        <w:rPr>
          <w:rFonts w:ascii="Arial" w:eastAsia="Times New Roman" w:hAnsi="Arial" w:cs="Arial"/>
          <w:color w:val="000000"/>
        </w:rPr>
        <w:t xml:space="preserve">The methods </w:t>
      </w:r>
      <w:r w:rsidR="00235CDF" w:rsidRPr="001C257F">
        <w:rPr>
          <w:rFonts w:ascii="Arial" w:eastAsia="Times New Roman" w:hAnsi="Arial" w:cs="Arial"/>
          <w:color w:val="000000"/>
        </w:rPr>
        <w:t xml:space="preserve">currently used in Dr. Baxter-Lowe’s </w:t>
      </w:r>
      <w:r w:rsidR="00B34931" w:rsidRPr="001C257F">
        <w:rPr>
          <w:rFonts w:ascii="Arial" w:eastAsia="Times New Roman" w:hAnsi="Arial" w:cs="Arial"/>
          <w:color w:val="000000"/>
        </w:rPr>
        <w:t xml:space="preserve">for isolating </w:t>
      </w:r>
      <w:proofErr w:type="spellStart"/>
      <w:r w:rsidR="00D35309" w:rsidRPr="001C257F">
        <w:rPr>
          <w:rFonts w:ascii="Arial" w:eastAsia="Times New Roman" w:hAnsi="Arial" w:cs="Arial"/>
          <w:color w:val="000000"/>
        </w:rPr>
        <w:t>cf-</w:t>
      </w:r>
      <w:r w:rsidR="0084591B" w:rsidRPr="001C257F">
        <w:rPr>
          <w:rFonts w:ascii="Arial" w:eastAsia="Times New Roman" w:hAnsi="Arial" w:cs="Arial"/>
          <w:color w:val="000000"/>
        </w:rPr>
        <w:t>n</w:t>
      </w:r>
      <w:r w:rsidR="00EF0821" w:rsidRPr="001C257F">
        <w:rPr>
          <w:rFonts w:ascii="Arial" w:eastAsia="Times New Roman" w:hAnsi="Arial" w:cs="Arial"/>
          <w:color w:val="000000"/>
        </w:rPr>
        <w:t>DNA</w:t>
      </w:r>
      <w:proofErr w:type="spellEnd"/>
      <w:r w:rsidR="00235CDF" w:rsidRPr="001C257F">
        <w:rPr>
          <w:rFonts w:ascii="Arial" w:eastAsia="Times New Roman" w:hAnsi="Arial" w:cs="Arial"/>
          <w:color w:val="000000"/>
        </w:rPr>
        <w:t xml:space="preserve"> from transplant recipients will be </w:t>
      </w:r>
      <w:r w:rsidR="00EC128A" w:rsidRPr="001C257F">
        <w:rPr>
          <w:rFonts w:ascii="Arial" w:eastAsia="Times New Roman" w:hAnsi="Arial" w:cs="Arial"/>
          <w:color w:val="000000"/>
        </w:rPr>
        <w:t>modified for</w:t>
      </w:r>
      <w:r w:rsidR="000C580D" w:rsidRPr="001C257F">
        <w:rPr>
          <w:rFonts w:ascii="Arial" w:eastAsia="Times New Roman" w:hAnsi="Arial" w:cs="Arial"/>
          <w:color w:val="000000"/>
        </w:rPr>
        <w:t xml:space="preserve"> i</w:t>
      </w:r>
      <w:r w:rsidR="002F2999" w:rsidRPr="001C257F">
        <w:rPr>
          <w:rFonts w:ascii="Arial" w:eastAsia="Times New Roman" w:hAnsi="Arial" w:cs="Arial"/>
          <w:color w:val="000000"/>
        </w:rPr>
        <w:t xml:space="preserve">solation of </w:t>
      </w:r>
      <w:proofErr w:type="spellStart"/>
      <w:r w:rsidR="00F74C27" w:rsidRPr="001C257F">
        <w:rPr>
          <w:rFonts w:ascii="Arial" w:eastAsia="Times New Roman" w:hAnsi="Arial" w:cs="Arial"/>
          <w:color w:val="000000"/>
        </w:rPr>
        <w:t>cf</w:t>
      </w:r>
      <w:proofErr w:type="spellEnd"/>
      <w:r w:rsidR="00F74C27" w:rsidRPr="001C257F">
        <w:rPr>
          <w:rFonts w:ascii="Arial" w:eastAsia="Times New Roman" w:hAnsi="Arial" w:cs="Arial"/>
          <w:color w:val="000000"/>
        </w:rPr>
        <w:t>-</w:t>
      </w:r>
      <w:r w:rsidR="0084591B" w:rsidRPr="001C257F">
        <w:rPr>
          <w:rFonts w:ascii="Arial" w:eastAsia="Times New Roman" w:hAnsi="Arial" w:cs="Arial"/>
          <w:color w:val="000000"/>
        </w:rPr>
        <w:t>mt</w:t>
      </w:r>
      <w:r w:rsidR="00F74C27" w:rsidRPr="001C257F">
        <w:rPr>
          <w:rFonts w:ascii="Arial" w:eastAsia="Times New Roman" w:hAnsi="Arial" w:cs="Arial"/>
          <w:color w:val="000000"/>
        </w:rPr>
        <w:t>DNA</w:t>
      </w:r>
      <w:r w:rsidR="00FF01B2" w:rsidRPr="001C257F">
        <w:rPr>
          <w:rFonts w:ascii="Arial" w:eastAsia="Times New Roman" w:hAnsi="Arial" w:cs="Arial"/>
          <w:color w:val="000000"/>
        </w:rPr>
        <w:t xml:space="preserve">. </w:t>
      </w:r>
      <w:commentRangeEnd w:id="91"/>
      <w:r w:rsidR="00BA6EEA">
        <w:rPr>
          <w:rStyle w:val="CommentReference"/>
          <w:rFonts w:ascii="Cambria" w:eastAsia="Cambria" w:hAnsi="Cambria"/>
        </w:rPr>
        <w:commentReference w:id="91"/>
      </w:r>
    </w:p>
    <w:p w14:paraId="45D5FD3C" w14:textId="77777777" w:rsidR="00354EB3" w:rsidRPr="001C257F" w:rsidRDefault="00354EB3" w:rsidP="00354EB3">
      <w:pPr>
        <w:pStyle w:val="ListParagraph"/>
        <w:ind w:left="360"/>
        <w:rPr>
          <w:rFonts w:ascii="Arial" w:eastAsia="Times New Roman" w:hAnsi="Arial" w:cs="Arial"/>
          <w:color w:val="000000"/>
        </w:rPr>
      </w:pPr>
    </w:p>
    <w:p w14:paraId="0A9E7B2E" w14:textId="756311D4" w:rsidR="000B165C" w:rsidRPr="001C257F" w:rsidRDefault="000B165C" w:rsidP="00631AE8">
      <w:pPr>
        <w:pStyle w:val="ListParagraph"/>
        <w:numPr>
          <w:ilvl w:val="0"/>
          <w:numId w:val="6"/>
        </w:numPr>
        <w:rPr>
          <w:rFonts w:ascii="Arial" w:eastAsia="Times New Roman" w:hAnsi="Arial" w:cs="Arial"/>
          <w:color w:val="000000"/>
        </w:rPr>
      </w:pPr>
      <w:r w:rsidRPr="001C257F">
        <w:rPr>
          <w:rFonts w:ascii="Arial" w:eastAsia="Times New Roman" w:hAnsi="Arial" w:cs="Arial"/>
          <w:b/>
          <w:bCs/>
          <w:color w:val="000000"/>
        </w:rPr>
        <w:t xml:space="preserve">To use </w:t>
      </w:r>
      <w:proofErr w:type="spellStart"/>
      <w:r w:rsidRPr="001C257F">
        <w:rPr>
          <w:rFonts w:ascii="Arial" w:eastAsia="Times New Roman" w:hAnsi="Arial" w:cs="Arial"/>
          <w:b/>
          <w:bCs/>
          <w:color w:val="000000"/>
        </w:rPr>
        <w:t>lpWGS</w:t>
      </w:r>
      <w:proofErr w:type="spellEnd"/>
      <w:r w:rsidRPr="001C257F">
        <w:rPr>
          <w:rFonts w:ascii="Arial" w:eastAsia="Times New Roman" w:hAnsi="Arial" w:cs="Arial"/>
          <w:b/>
          <w:bCs/>
          <w:color w:val="000000"/>
        </w:rPr>
        <w:t xml:space="preserve"> and </w:t>
      </w:r>
      <w:proofErr w:type="spellStart"/>
      <w:r w:rsidRPr="001C257F">
        <w:rPr>
          <w:rFonts w:ascii="Arial" w:eastAsia="Times New Roman" w:hAnsi="Arial" w:cs="Arial"/>
          <w:b/>
          <w:bCs/>
          <w:color w:val="000000"/>
        </w:rPr>
        <w:t>mdPCR</w:t>
      </w:r>
      <w:proofErr w:type="spellEnd"/>
      <w:r w:rsidRPr="001C257F">
        <w:rPr>
          <w:rFonts w:ascii="Arial" w:eastAsia="Times New Roman" w:hAnsi="Arial" w:cs="Arial"/>
          <w:b/>
          <w:bCs/>
          <w:color w:val="000000"/>
        </w:rPr>
        <w:t xml:space="preserve"> to quantify </w:t>
      </w:r>
      <w:commentRangeStart w:id="93"/>
      <w:proofErr w:type="spellStart"/>
      <w:r w:rsidRPr="001C257F">
        <w:rPr>
          <w:rFonts w:ascii="Arial" w:eastAsia="Times New Roman" w:hAnsi="Arial" w:cs="Arial"/>
          <w:b/>
          <w:bCs/>
          <w:color w:val="000000"/>
        </w:rPr>
        <w:t>cf</w:t>
      </w:r>
      <w:proofErr w:type="spellEnd"/>
      <w:r w:rsidRPr="001C257F">
        <w:rPr>
          <w:rFonts w:ascii="Arial" w:eastAsia="Times New Roman" w:hAnsi="Arial" w:cs="Arial"/>
          <w:b/>
          <w:bCs/>
          <w:color w:val="000000"/>
        </w:rPr>
        <w:t xml:space="preserve">-mtDNA and </w:t>
      </w:r>
      <w:proofErr w:type="spellStart"/>
      <w:r w:rsidRPr="001C257F">
        <w:rPr>
          <w:rFonts w:ascii="Arial" w:eastAsia="Times New Roman" w:hAnsi="Arial" w:cs="Arial"/>
          <w:b/>
          <w:bCs/>
          <w:color w:val="000000"/>
        </w:rPr>
        <w:t>cf-</w:t>
      </w:r>
      <w:r w:rsidR="00CA4CC1" w:rsidRPr="001C257F">
        <w:rPr>
          <w:rFonts w:ascii="Arial" w:eastAsia="Times New Roman" w:hAnsi="Arial" w:cs="Arial"/>
          <w:b/>
          <w:bCs/>
          <w:color w:val="000000"/>
        </w:rPr>
        <w:t>n</w:t>
      </w:r>
      <w:r w:rsidRPr="001C257F">
        <w:rPr>
          <w:rFonts w:ascii="Arial" w:eastAsia="Times New Roman" w:hAnsi="Arial" w:cs="Arial"/>
          <w:b/>
          <w:bCs/>
          <w:color w:val="000000"/>
        </w:rPr>
        <w:t>DNA</w:t>
      </w:r>
      <w:bookmarkStart w:id="94" w:name="_Hlk117949511"/>
      <w:commentRangeEnd w:id="93"/>
      <w:proofErr w:type="spellEnd"/>
      <w:r w:rsidR="00BA6EEA">
        <w:rPr>
          <w:rStyle w:val="CommentReference"/>
          <w:rFonts w:ascii="Cambria" w:eastAsia="Cambria" w:hAnsi="Cambria"/>
        </w:rPr>
        <w:commentReference w:id="93"/>
      </w:r>
      <w:r w:rsidRPr="001C257F">
        <w:rPr>
          <w:rFonts w:ascii="Arial" w:eastAsia="Times New Roman" w:hAnsi="Arial" w:cs="Arial"/>
          <w:color w:val="000000"/>
        </w:rPr>
        <w:t xml:space="preserve">.  </w:t>
      </w:r>
      <w:r w:rsidR="008A153F" w:rsidRPr="001C257F">
        <w:rPr>
          <w:rFonts w:ascii="Arial" w:eastAsia="Times New Roman" w:hAnsi="Arial" w:cs="Arial"/>
          <w:color w:val="000000"/>
        </w:rPr>
        <w:t>K</w:t>
      </w:r>
      <w:r w:rsidRPr="001C257F">
        <w:rPr>
          <w:rFonts w:ascii="Arial" w:eastAsia="Times New Roman" w:hAnsi="Arial" w:cs="Arial"/>
          <w:color w:val="000000"/>
        </w:rPr>
        <w:t xml:space="preserve">ey performance characteristics of assays measuring </w:t>
      </w:r>
      <w:commentRangeStart w:id="95"/>
      <w:r w:rsidRPr="001C257F">
        <w:rPr>
          <w:rFonts w:ascii="Arial" w:eastAsia="Times New Roman" w:hAnsi="Arial" w:cs="Arial"/>
          <w:color w:val="000000"/>
        </w:rPr>
        <w:t>mtDNA</w:t>
      </w:r>
      <w:commentRangeEnd w:id="95"/>
      <w:r w:rsidR="00BA6EEA">
        <w:rPr>
          <w:rStyle w:val="CommentReference"/>
          <w:rFonts w:ascii="Cambria" w:eastAsia="Cambria" w:hAnsi="Cambria"/>
        </w:rPr>
        <w:commentReference w:id="95"/>
      </w:r>
      <w:r w:rsidRPr="001C257F">
        <w:rPr>
          <w:rFonts w:ascii="Arial" w:eastAsia="Times New Roman" w:hAnsi="Arial" w:cs="Arial"/>
          <w:color w:val="000000"/>
        </w:rPr>
        <w:t xml:space="preserve"> and </w:t>
      </w:r>
      <w:proofErr w:type="spellStart"/>
      <w:r w:rsidR="0083100F" w:rsidRPr="001C257F">
        <w:rPr>
          <w:rFonts w:ascii="Arial" w:eastAsia="Times New Roman" w:hAnsi="Arial" w:cs="Arial"/>
          <w:color w:val="000000"/>
        </w:rPr>
        <w:t>n</w:t>
      </w:r>
      <w:r w:rsidRPr="001C257F">
        <w:rPr>
          <w:rFonts w:ascii="Arial" w:eastAsia="Times New Roman" w:hAnsi="Arial" w:cs="Arial"/>
          <w:color w:val="000000"/>
        </w:rPr>
        <w:t>DNA</w:t>
      </w:r>
      <w:proofErr w:type="spellEnd"/>
      <w:r w:rsidRPr="001C257F">
        <w:rPr>
          <w:rFonts w:ascii="Arial" w:eastAsia="Times New Roman" w:hAnsi="Arial" w:cs="Arial"/>
          <w:color w:val="000000"/>
        </w:rPr>
        <w:t xml:space="preserve"> (e.g., sensitivity, specificity</w:t>
      </w:r>
      <w:r w:rsidR="000A3B36" w:rsidRPr="001C257F">
        <w:rPr>
          <w:rFonts w:ascii="Arial" w:eastAsia="Times New Roman" w:hAnsi="Arial" w:cs="Arial"/>
          <w:color w:val="000000"/>
        </w:rPr>
        <w:t>, accuracy, reproducibility</w:t>
      </w:r>
      <w:r w:rsidRPr="001C257F">
        <w:rPr>
          <w:rFonts w:ascii="Arial" w:eastAsia="Times New Roman" w:hAnsi="Arial" w:cs="Arial"/>
          <w:color w:val="000000"/>
        </w:rPr>
        <w:t>)</w:t>
      </w:r>
      <w:r w:rsidR="008A153F" w:rsidRPr="001C257F">
        <w:rPr>
          <w:rFonts w:ascii="Arial" w:eastAsia="Times New Roman" w:hAnsi="Arial" w:cs="Arial"/>
          <w:color w:val="000000"/>
        </w:rPr>
        <w:t xml:space="preserve"> will be determined</w:t>
      </w:r>
      <w:r w:rsidRPr="001C257F">
        <w:rPr>
          <w:rFonts w:ascii="Arial" w:eastAsia="Times New Roman" w:hAnsi="Arial" w:cs="Arial"/>
          <w:color w:val="000000"/>
        </w:rPr>
        <w:t>.</w:t>
      </w:r>
      <w:r w:rsidR="008A153F" w:rsidRPr="001C257F">
        <w:rPr>
          <w:rFonts w:ascii="Arial" w:eastAsia="Times New Roman" w:hAnsi="Arial" w:cs="Arial"/>
          <w:color w:val="000000"/>
        </w:rPr>
        <w:t xml:space="preserve">  These experiments will use </w:t>
      </w:r>
      <w:proofErr w:type="spellStart"/>
      <w:r w:rsidR="008A153F" w:rsidRPr="001C257F">
        <w:rPr>
          <w:rFonts w:ascii="Arial" w:eastAsia="Times New Roman" w:hAnsi="Arial" w:cs="Arial"/>
          <w:color w:val="000000"/>
        </w:rPr>
        <w:t>cfDNA</w:t>
      </w:r>
      <w:proofErr w:type="spellEnd"/>
      <w:r w:rsidR="008A153F" w:rsidRPr="001C257F">
        <w:rPr>
          <w:rFonts w:ascii="Arial" w:eastAsia="Times New Roman" w:hAnsi="Arial" w:cs="Arial"/>
          <w:color w:val="000000"/>
        </w:rPr>
        <w:t xml:space="preserve"> </w:t>
      </w:r>
      <w:r w:rsidR="00C35017" w:rsidRPr="001C257F">
        <w:rPr>
          <w:rFonts w:ascii="Arial" w:eastAsia="Times New Roman" w:hAnsi="Arial" w:cs="Arial"/>
          <w:color w:val="000000"/>
        </w:rPr>
        <w:t>from health</w:t>
      </w:r>
      <w:ins w:id="96" w:author="Maggo, Simran" w:date="2022-11-04T08:49:00Z">
        <w:r w:rsidR="00BA6EEA">
          <w:rPr>
            <w:rFonts w:ascii="Arial" w:eastAsia="Times New Roman" w:hAnsi="Arial" w:cs="Arial"/>
            <w:color w:val="000000"/>
          </w:rPr>
          <w:t>y</w:t>
        </w:r>
      </w:ins>
      <w:r w:rsidR="00C35017" w:rsidRPr="001C257F">
        <w:rPr>
          <w:rFonts w:ascii="Arial" w:eastAsia="Times New Roman" w:hAnsi="Arial" w:cs="Arial"/>
          <w:color w:val="000000"/>
        </w:rPr>
        <w:t xml:space="preserve"> controls</w:t>
      </w:r>
      <w:r w:rsidR="008A153F" w:rsidRPr="001C257F">
        <w:rPr>
          <w:rFonts w:ascii="Arial" w:eastAsia="Times New Roman" w:hAnsi="Arial" w:cs="Arial"/>
          <w:color w:val="000000"/>
        </w:rPr>
        <w:t xml:space="preserve"> </w:t>
      </w:r>
      <w:r w:rsidR="005A5423" w:rsidRPr="001C257F">
        <w:rPr>
          <w:rFonts w:ascii="Arial" w:eastAsia="Times New Roman" w:hAnsi="Arial" w:cs="Arial"/>
          <w:color w:val="000000"/>
        </w:rPr>
        <w:t>to simulate different concentrations of DD-</w:t>
      </w:r>
      <w:proofErr w:type="spellStart"/>
      <w:r w:rsidR="005A5423" w:rsidRPr="001C257F">
        <w:rPr>
          <w:rFonts w:ascii="Arial" w:eastAsia="Times New Roman" w:hAnsi="Arial" w:cs="Arial"/>
          <w:color w:val="000000"/>
        </w:rPr>
        <w:t>cfDNA</w:t>
      </w:r>
      <w:proofErr w:type="spellEnd"/>
      <w:r w:rsidR="005A5423" w:rsidRPr="001C257F">
        <w:rPr>
          <w:rFonts w:ascii="Arial" w:eastAsia="Times New Roman" w:hAnsi="Arial" w:cs="Arial"/>
          <w:color w:val="000000"/>
        </w:rPr>
        <w:t xml:space="preserve"> in </w:t>
      </w:r>
      <w:r w:rsidR="008A153F" w:rsidRPr="001C257F">
        <w:rPr>
          <w:rFonts w:ascii="Arial" w:eastAsia="Times New Roman" w:hAnsi="Arial" w:cs="Arial"/>
          <w:color w:val="000000"/>
        </w:rPr>
        <w:t xml:space="preserve">post-transplant samples.  </w:t>
      </w:r>
    </w:p>
    <w:p w14:paraId="5F85DC6F" w14:textId="77777777" w:rsidR="00C12583" w:rsidRPr="001C257F" w:rsidRDefault="00C12583" w:rsidP="00C12583">
      <w:pPr>
        <w:pStyle w:val="ListParagraph"/>
        <w:rPr>
          <w:rFonts w:ascii="Arial" w:eastAsia="Times New Roman" w:hAnsi="Arial" w:cs="Arial"/>
          <w:color w:val="000000"/>
        </w:rPr>
      </w:pPr>
    </w:p>
    <w:bookmarkEnd w:id="94"/>
    <w:p w14:paraId="7CE858DE" w14:textId="3D85DCEE" w:rsidR="000B165C" w:rsidRPr="001C257F" w:rsidRDefault="000B165C" w:rsidP="00276947">
      <w:pPr>
        <w:pStyle w:val="ListParagraph"/>
        <w:numPr>
          <w:ilvl w:val="0"/>
          <w:numId w:val="6"/>
        </w:numPr>
        <w:rPr>
          <w:rFonts w:ascii="Arial" w:eastAsia="Times New Roman" w:hAnsi="Arial" w:cs="Arial"/>
          <w:color w:val="000000"/>
        </w:rPr>
      </w:pPr>
      <w:r w:rsidRPr="001C257F">
        <w:rPr>
          <w:rFonts w:ascii="Arial" w:eastAsia="Times New Roman" w:hAnsi="Arial" w:cs="Arial"/>
          <w:b/>
          <w:bCs/>
          <w:color w:val="000000"/>
        </w:rPr>
        <w:t xml:space="preserve">To use </w:t>
      </w:r>
      <w:proofErr w:type="spellStart"/>
      <w:r w:rsidRPr="001C257F">
        <w:rPr>
          <w:rFonts w:ascii="Arial" w:eastAsia="Times New Roman" w:hAnsi="Arial" w:cs="Arial"/>
          <w:b/>
          <w:bCs/>
          <w:color w:val="000000"/>
        </w:rPr>
        <w:t>lpWGS</w:t>
      </w:r>
      <w:proofErr w:type="spellEnd"/>
      <w:r w:rsidRPr="001C257F">
        <w:rPr>
          <w:rFonts w:ascii="Arial" w:eastAsia="Times New Roman" w:hAnsi="Arial" w:cs="Arial"/>
          <w:b/>
          <w:bCs/>
          <w:color w:val="000000"/>
        </w:rPr>
        <w:t xml:space="preserve"> and </w:t>
      </w:r>
      <w:proofErr w:type="spellStart"/>
      <w:r w:rsidRPr="001C257F">
        <w:rPr>
          <w:rFonts w:ascii="Arial" w:eastAsia="Times New Roman" w:hAnsi="Arial" w:cs="Arial"/>
          <w:b/>
          <w:bCs/>
          <w:color w:val="000000"/>
        </w:rPr>
        <w:t>mdPCR</w:t>
      </w:r>
      <w:proofErr w:type="spellEnd"/>
      <w:r w:rsidRPr="001C257F">
        <w:rPr>
          <w:rFonts w:ascii="Arial" w:eastAsia="Times New Roman" w:hAnsi="Arial" w:cs="Arial"/>
          <w:b/>
          <w:bCs/>
          <w:color w:val="000000"/>
        </w:rPr>
        <w:t xml:space="preserve"> to quantify </w:t>
      </w:r>
      <w:proofErr w:type="spellStart"/>
      <w:r w:rsidRPr="001C257F">
        <w:rPr>
          <w:rFonts w:ascii="Arial" w:eastAsia="Times New Roman" w:hAnsi="Arial" w:cs="Arial"/>
          <w:b/>
          <w:bCs/>
          <w:color w:val="000000"/>
        </w:rPr>
        <w:t>cf</w:t>
      </w:r>
      <w:proofErr w:type="spellEnd"/>
      <w:r w:rsidRPr="001C257F">
        <w:rPr>
          <w:rFonts w:ascii="Arial" w:eastAsia="Times New Roman" w:hAnsi="Arial" w:cs="Arial"/>
          <w:b/>
          <w:bCs/>
          <w:color w:val="000000"/>
        </w:rPr>
        <w:t xml:space="preserve">-mtDNA and </w:t>
      </w:r>
      <w:proofErr w:type="spellStart"/>
      <w:r w:rsidRPr="001C257F">
        <w:rPr>
          <w:rFonts w:ascii="Arial" w:eastAsia="Times New Roman" w:hAnsi="Arial" w:cs="Arial"/>
          <w:b/>
          <w:bCs/>
          <w:color w:val="000000"/>
        </w:rPr>
        <w:t>cf</w:t>
      </w:r>
      <w:proofErr w:type="spellEnd"/>
      <w:r w:rsidRPr="001C257F">
        <w:rPr>
          <w:rFonts w:ascii="Arial" w:eastAsia="Times New Roman" w:hAnsi="Arial" w:cs="Arial"/>
          <w:b/>
          <w:bCs/>
          <w:color w:val="000000"/>
        </w:rPr>
        <w:t>-gDNA in blood samples from heart and kidney transplant recipients</w:t>
      </w:r>
      <w:r w:rsidRPr="001C257F">
        <w:rPr>
          <w:rFonts w:ascii="Arial" w:eastAsia="Times New Roman" w:hAnsi="Arial" w:cs="Arial"/>
          <w:color w:val="000000"/>
        </w:rPr>
        <w:t xml:space="preserve">.  These experiments will establish feasibility of using small blood samples </w:t>
      </w:r>
      <w:r w:rsidRPr="001C257F">
        <w:rPr>
          <w:rFonts w:ascii="Arial" w:eastAsia="Times New Roman" w:hAnsi="Arial" w:cs="Arial"/>
          <w:color w:val="000000"/>
        </w:rPr>
        <w:lastRenderedPageBreak/>
        <w:t xml:space="preserve">obtained from pediatric patients to measure </w:t>
      </w:r>
      <w:proofErr w:type="spellStart"/>
      <w:r w:rsidRPr="001C257F">
        <w:rPr>
          <w:rFonts w:ascii="Arial" w:eastAsia="Times New Roman" w:hAnsi="Arial" w:cs="Arial"/>
          <w:color w:val="000000"/>
        </w:rPr>
        <w:t>cf</w:t>
      </w:r>
      <w:proofErr w:type="spellEnd"/>
      <w:r w:rsidRPr="001C257F">
        <w:rPr>
          <w:rFonts w:ascii="Arial" w:eastAsia="Times New Roman" w:hAnsi="Arial" w:cs="Arial"/>
          <w:color w:val="000000"/>
        </w:rPr>
        <w:t xml:space="preserve">-mtDNA and </w:t>
      </w:r>
      <w:proofErr w:type="spellStart"/>
      <w:r w:rsidRPr="001C257F">
        <w:rPr>
          <w:rFonts w:ascii="Arial" w:eastAsia="Times New Roman" w:hAnsi="Arial" w:cs="Arial"/>
          <w:color w:val="000000"/>
        </w:rPr>
        <w:t>cf-</w:t>
      </w:r>
      <w:r w:rsidR="00B61909" w:rsidRPr="001C257F">
        <w:rPr>
          <w:rFonts w:ascii="Arial" w:eastAsia="Times New Roman" w:hAnsi="Arial" w:cs="Arial"/>
          <w:color w:val="000000"/>
        </w:rPr>
        <w:t>n</w:t>
      </w:r>
      <w:r w:rsidRPr="001C257F">
        <w:rPr>
          <w:rFonts w:ascii="Arial" w:eastAsia="Times New Roman" w:hAnsi="Arial" w:cs="Arial"/>
          <w:color w:val="000000"/>
        </w:rPr>
        <w:t>DNA</w:t>
      </w:r>
      <w:proofErr w:type="spellEnd"/>
      <w:r w:rsidRPr="001C257F">
        <w:rPr>
          <w:rFonts w:ascii="Arial" w:eastAsia="Times New Roman" w:hAnsi="Arial" w:cs="Arial"/>
          <w:color w:val="000000"/>
        </w:rPr>
        <w:t>.  Samples will be obtained from heart and kidney transplant recipients with a spectrum of clinical presentations to demonstrate feasibility in real world samples.</w:t>
      </w:r>
      <w:r w:rsidR="00973E0A" w:rsidRPr="001C257F">
        <w:rPr>
          <w:rFonts w:ascii="Arial" w:eastAsia="Times New Roman" w:hAnsi="Arial" w:cs="Arial"/>
          <w:color w:val="000000"/>
        </w:rPr>
        <w:t xml:space="preserve">  </w:t>
      </w:r>
    </w:p>
    <w:p w14:paraId="29679C08" w14:textId="4DA031E3" w:rsidR="00D4721A" w:rsidRPr="001C257F" w:rsidRDefault="000138F0" w:rsidP="00D4721A">
      <w:pPr>
        <w:rPr>
          <w:rFonts w:ascii="Arial" w:eastAsia="Times New Roman" w:hAnsi="Arial" w:cs="Arial"/>
          <w:color w:val="000000"/>
          <w:sz w:val="22"/>
          <w:szCs w:val="22"/>
        </w:rPr>
      </w:pPr>
      <w:r w:rsidRPr="001C257F">
        <w:rPr>
          <w:rFonts w:ascii="Arial" w:eastAsia="Times New Roman" w:hAnsi="Arial" w:cs="Arial"/>
          <w:color w:val="000000"/>
          <w:sz w:val="22"/>
          <w:szCs w:val="22"/>
        </w:rPr>
        <w:t xml:space="preserve">These </w:t>
      </w:r>
      <w:ins w:id="97" w:author="Maggo, Simran" w:date="2022-11-04T08:49:00Z">
        <w:r w:rsidR="00BA6EEA">
          <w:rPr>
            <w:rFonts w:ascii="Arial" w:eastAsia="Times New Roman" w:hAnsi="Arial" w:cs="Arial"/>
            <w:color w:val="000000"/>
            <w:sz w:val="22"/>
            <w:szCs w:val="22"/>
          </w:rPr>
          <w:t>a</w:t>
        </w:r>
      </w:ins>
      <w:del w:id="98" w:author="Maggo, Simran" w:date="2022-11-04T08:49:00Z">
        <w:r w:rsidRPr="001C257F" w:rsidDel="00BA6EEA">
          <w:rPr>
            <w:rFonts w:ascii="Arial" w:eastAsia="Times New Roman" w:hAnsi="Arial" w:cs="Arial"/>
            <w:color w:val="000000"/>
            <w:sz w:val="22"/>
            <w:szCs w:val="22"/>
          </w:rPr>
          <w:delText>A</w:delText>
        </w:r>
      </w:del>
      <w:r w:rsidRPr="001C257F">
        <w:rPr>
          <w:rFonts w:ascii="Arial" w:eastAsia="Times New Roman" w:hAnsi="Arial" w:cs="Arial"/>
          <w:color w:val="000000"/>
          <w:sz w:val="22"/>
          <w:szCs w:val="22"/>
        </w:rPr>
        <w:t xml:space="preserve">ims will establish </w:t>
      </w:r>
      <w:r w:rsidR="00C82DE2" w:rsidRPr="001C257F">
        <w:rPr>
          <w:rFonts w:ascii="Arial" w:eastAsia="Times New Roman" w:hAnsi="Arial" w:cs="Arial"/>
          <w:color w:val="000000"/>
          <w:sz w:val="22"/>
          <w:szCs w:val="22"/>
        </w:rPr>
        <w:t>opt</w:t>
      </w:r>
      <w:r w:rsidR="00D87E7B" w:rsidRPr="001C257F">
        <w:rPr>
          <w:rFonts w:ascii="Arial" w:eastAsia="Times New Roman" w:hAnsi="Arial" w:cs="Arial"/>
          <w:color w:val="000000"/>
          <w:sz w:val="22"/>
          <w:szCs w:val="22"/>
        </w:rPr>
        <w:t>i</w:t>
      </w:r>
      <w:r w:rsidR="00C82DE2" w:rsidRPr="001C257F">
        <w:rPr>
          <w:rFonts w:ascii="Arial" w:eastAsia="Times New Roman" w:hAnsi="Arial" w:cs="Arial"/>
          <w:color w:val="000000"/>
          <w:sz w:val="22"/>
          <w:szCs w:val="22"/>
        </w:rPr>
        <w:t>mized experimen</w:t>
      </w:r>
      <w:r w:rsidR="001A04B2" w:rsidRPr="001C257F">
        <w:rPr>
          <w:rFonts w:ascii="Arial" w:eastAsia="Times New Roman" w:hAnsi="Arial" w:cs="Arial"/>
          <w:color w:val="000000"/>
          <w:sz w:val="22"/>
          <w:szCs w:val="22"/>
        </w:rPr>
        <w:t xml:space="preserve">tal </w:t>
      </w:r>
      <w:del w:id="99" w:author="Maggo, Simran" w:date="2022-11-04T08:49:00Z">
        <w:r w:rsidR="001A04B2" w:rsidRPr="001C257F" w:rsidDel="00BA6EEA">
          <w:rPr>
            <w:rFonts w:ascii="Arial" w:eastAsia="Times New Roman" w:hAnsi="Arial" w:cs="Arial"/>
            <w:color w:val="000000"/>
            <w:sz w:val="22"/>
            <w:szCs w:val="22"/>
          </w:rPr>
          <w:delText xml:space="preserve">conditions </w:delText>
        </w:r>
      </w:del>
      <w:ins w:id="100" w:author="Maggo, Simran" w:date="2022-11-04T08:49:00Z">
        <w:r w:rsidR="00BA6EEA">
          <w:rPr>
            <w:rFonts w:ascii="Arial" w:eastAsia="Times New Roman" w:hAnsi="Arial" w:cs="Arial"/>
            <w:color w:val="000000"/>
            <w:sz w:val="22"/>
            <w:szCs w:val="22"/>
          </w:rPr>
          <w:t>methodol</w:t>
        </w:r>
      </w:ins>
      <w:ins w:id="101" w:author="Maggo, Simran" w:date="2022-11-04T08:50:00Z">
        <w:r w:rsidR="00BA6EEA">
          <w:rPr>
            <w:rFonts w:ascii="Arial" w:eastAsia="Times New Roman" w:hAnsi="Arial" w:cs="Arial"/>
            <w:color w:val="000000"/>
            <w:sz w:val="22"/>
            <w:szCs w:val="22"/>
          </w:rPr>
          <w:t>ogy</w:t>
        </w:r>
      </w:ins>
      <w:ins w:id="102" w:author="Maggo, Simran" w:date="2022-11-04T08:49:00Z">
        <w:r w:rsidR="00BA6EEA" w:rsidRPr="001C257F">
          <w:rPr>
            <w:rFonts w:ascii="Arial" w:eastAsia="Times New Roman" w:hAnsi="Arial" w:cs="Arial"/>
            <w:color w:val="000000"/>
            <w:sz w:val="22"/>
            <w:szCs w:val="22"/>
          </w:rPr>
          <w:t xml:space="preserve"> </w:t>
        </w:r>
      </w:ins>
      <w:r w:rsidR="001A04B2" w:rsidRPr="001C257F">
        <w:rPr>
          <w:rFonts w:ascii="Arial" w:eastAsia="Times New Roman" w:hAnsi="Arial" w:cs="Arial"/>
          <w:color w:val="000000"/>
          <w:sz w:val="22"/>
          <w:szCs w:val="22"/>
        </w:rPr>
        <w:t>for detection of DD-</w:t>
      </w:r>
      <w:proofErr w:type="spellStart"/>
      <w:r w:rsidR="001A04B2" w:rsidRPr="001C257F">
        <w:rPr>
          <w:rFonts w:ascii="Arial" w:eastAsia="Times New Roman" w:hAnsi="Arial" w:cs="Arial"/>
          <w:color w:val="000000"/>
          <w:sz w:val="22"/>
          <w:szCs w:val="22"/>
        </w:rPr>
        <w:t>cf</w:t>
      </w:r>
      <w:proofErr w:type="spellEnd"/>
      <w:r w:rsidR="001A04B2" w:rsidRPr="001C257F">
        <w:rPr>
          <w:rFonts w:ascii="Arial" w:eastAsia="Times New Roman" w:hAnsi="Arial" w:cs="Arial"/>
          <w:color w:val="000000"/>
          <w:sz w:val="22"/>
          <w:szCs w:val="22"/>
        </w:rPr>
        <w:t xml:space="preserve"> </w:t>
      </w:r>
      <w:proofErr w:type="spellStart"/>
      <w:r w:rsidR="001A04B2" w:rsidRPr="001C257F">
        <w:rPr>
          <w:rFonts w:ascii="Arial" w:eastAsia="Times New Roman" w:hAnsi="Arial" w:cs="Arial"/>
          <w:color w:val="000000"/>
          <w:sz w:val="22"/>
          <w:szCs w:val="22"/>
        </w:rPr>
        <w:t>mDNA</w:t>
      </w:r>
      <w:proofErr w:type="spellEnd"/>
      <w:r w:rsidR="001A04B2" w:rsidRPr="001C257F">
        <w:rPr>
          <w:rFonts w:ascii="Arial" w:eastAsia="Times New Roman" w:hAnsi="Arial" w:cs="Arial"/>
          <w:color w:val="000000"/>
          <w:sz w:val="22"/>
          <w:szCs w:val="22"/>
        </w:rPr>
        <w:t xml:space="preserve"> </w:t>
      </w:r>
      <w:r w:rsidR="00D87E7B" w:rsidRPr="001C257F">
        <w:rPr>
          <w:rFonts w:ascii="Arial" w:eastAsia="Times New Roman" w:hAnsi="Arial" w:cs="Arial"/>
          <w:color w:val="000000"/>
          <w:sz w:val="22"/>
          <w:szCs w:val="22"/>
        </w:rPr>
        <w:t xml:space="preserve">and show </w:t>
      </w:r>
      <w:r w:rsidRPr="001C257F">
        <w:rPr>
          <w:rFonts w:ascii="Arial" w:eastAsia="Times New Roman" w:hAnsi="Arial" w:cs="Arial"/>
          <w:color w:val="000000"/>
          <w:sz w:val="22"/>
          <w:szCs w:val="22"/>
        </w:rPr>
        <w:t>feasibility of conducting future investigation</w:t>
      </w:r>
      <w:ins w:id="103" w:author="Maggo, Simran" w:date="2022-11-04T08:50:00Z">
        <w:r w:rsidR="00BA6EEA">
          <w:rPr>
            <w:rFonts w:ascii="Arial" w:eastAsia="Times New Roman" w:hAnsi="Arial" w:cs="Arial"/>
            <w:color w:val="000000"/>
            <w:sz w:val="22"/>
            <w:szCs w:val="22"/>
          </w:rPr>
          <w:t>s</w:t>
        </w:r>
      </w:ins>
      <w:r w:rsidRPr="001C257F">
        <w:rPr>
          <w:rFonts w:ascii="Arial" w:eastAsia="Times New Roman" w:hAnsi="Arial" w:cs="Arial"/>
          <w:color w:val="000000"/>
          <w:sz w:val="22"/>
          <w:szCs w:val="22"/>
        </w:rPr>
        <w:t xml:space="preserve"> to</w:t>
      </w:r>
      <w:r w:rsidR="007D48C0" w:rsidRPr="001C257F">
        <w:rPr>
          <w:rFonts w:ascii="Arial" w:eastAsia="Times New Roman" w:hAnsi="Arial" w:cs="Arial"/>
          <w:color w:val="000000"/>
          <w:sz w:val="22"/>
          <w:szCs w:val="22"/>
        </w:rPr>
        <w:t xml:space="preserve"> prove that </w:t>
      </w:r>
      <w:r w:rsidR="00615F9A" w:rsidRPr="001C257F">
        <w:rPr>
          <w:rFonts w:ascii="Arial" w:eastAsia="Times New Roman" w:hAnsi="Arial" w:cs="Arial"/>
          <w:color w:val="000000"/>
          <w:sz w:val="22"/>
          <w:szCs w:val="22"/>
        </w:rPr>
        <w:t>DD-</w:t>
      </w:r>
      <w:proofErr w:type="spellStart"/>
      <w:r w:rsidR="00615F9A" w:rsidRPr="001C257F">
        <w:rPr>
          <w:rFonts w:ascii="Arial" w:eastAsia="Times New Roman" w:hAnsi="Arial" w:cs="Arial"/>
          <w:color w:val="000000"/>
          <w:sz w:val="22"/>
          <w:szCs w:val="22"/>
        </w:rPr>
        <w:t>cf</w:t>
      </w:r>
      <w:proofErr w:type="spellEnd"/>
      <w:r w:rsidR="00615F9A" w:rsidRPr="001C257F">
        <w:rPr>
          <w:rFonts w:ascii="Arial" w:eastAsia="Times New Roman" w:hAnsi="Arial" w:cs="Arial"/>
          <w:color w:val="000000"/>
          <w:sz w:val="22"/>
          <w:szCs w:val="22"/>
        </w:rPr>
        <w:t xml:space="preserve"> </w:t>
      </w:r>
      <w:proofErr w:type="spellStart"/>
      <w:r w:rsidR="00615F9A" w:rsidRPr="001C257F">
        <w:rPr>
          <w:rFonts w:ascii="Arial" w:eastAsia="Times New Roman" w:hAnsi="Arial" w:cs="Arial"/>
          <w:color w:val="000000"/>
          <w:sz w:val="22"/>
          <w:szCs w:val="22"/>
        </w:rPr>
        <w:t>mDNA</w:t>
      </w:r>
      <w:proofErr w:type="spellEnd"/>
      <w:r w:rsidR="00615F9A" w:rsidRPr="001C257F">
        <w:rPr>
          <w:rFonts w:ascii="Arial" w:eastAsia="Times New Roman" w:hAnsi="Arial" w:cs="Arial"/>
          <w:color w:val="000000"/>
          <w:sz w:val="22"/>
          <w:szCs w:val="22"/>
        </w:rPr>
        <w:t xml:space="preserve"> is a useful transplant biomarker</w:t>
      </w:r>
      <w:r w:rsidR="00D87E7B" w:rsidRPr="001C257F">
        <w:rPr>
          <w:rFonts w:ascii="Arial" w:eastAsia="Times New Roman" w:hAnsi="Arial" w:cs="Arial"/>
          <w:color w:val="000000"/>
          <w:sz w:val="22"/>
          <w:szCs w:val="22"/>
        </w:rPr>
        <w:t>.</w:t>
      </w:r>
      <w:r w:rsidR="00195377">
        <w:rPr>
          <w:rFonts w:ascii="Arial" w:eastAsia="Times New Roman" w:hAnsi="Arial" w:cs="Arial"/>
          <w:color w:val="000000"/>
          <w:sz w:val="22"/>
          <w:szCs w:val="22"/>
        </w:rPr>
        <w:t xml:space="preserve">  It is anticipated that Aims 1 and 2 will be achieved during the first six months of the project, </w:t>
      </w:r>
      <w:ins w:id="104" w:author="Maggo, Simran" w:date="2022-11-04T08:50:00Z">
        <w:r w:rsidR="00BA6EEA">
          <w:rPr>
            <w:rFonts w:ascii="Arial" w:eastAsia="Times New Roman" w:hAnsi="Arial" w:cs="Arial"/>
            <w:color w:val="000000"/>
            <w:sz w:val="22"/>
            <w:szCs w:val="22"/>
          </w:rPr>
          <w:t>a</w:t>
        </w:r>
      </w:ins>
      <w:del w:id="105" w:author="Maggo, Simran" w:date="2022-11-04T08:50:00Z">
        <w:r w:rsidR="00195377" w:rsidDel="00BA6EEA">
          <w:rPr>
            <w:rFonts w:ascii="Arial" w:eastAsia="Times New Roman" w:hAnsi="Arial" w:cs="Arial"/>
            <w:color w:val="000000"/>
            <w:sz w:val="22"/>
            <w:szCs w:val="22"/>
          </w:rPr>
          <w:delText>A</w:delText>
        </w:r>
      </w:del>
      <w:r w:rsidR="00195377">
        <w:rPr>
          <w:rFonts w:ascii="Arial" w:eastAsia="Times New Roman" w:hAnsi="Arial" w:cs="Arial"/>
          <w:color w:val="000000"/>
          <w:sz w:val="22"/>
          <w:szCs w:val="22"/>
        </w:rPr>
        <w:t xml:space="preserve">im 3 will </w:t>
      </w:r>
      <w:r w:rsidR="00A57B33">
        <w:rPr>
          <w:rFonts w:ascii="Arial" w:eastAsia="Times New Roman" w:hAnsi="Arial" w:cs="Arial"/>
          <w:color w:val="000000"/>
          <w:sz w:val="22"/>
          <w:szCs w:val="22"/>
        </w:rPr>
        <w:t xml:space="preserve">be carried out from months 5-8, and </w:t>
      </w:r>
      <w:ins w:id="106" w:author="Maggo, Simran" w:date="2022-11-04T08:50:00Z">
        <w:r w:rsidR="00BA6EEA">
          <w:rPr>
            <w:rFonts w:ascii="Arial" w:eastAsia="Times New Roman" w:hAnsi="Arial" w:cs="Arial"/>
            <w:color w:val="000000"/>
            <w:sz w:val="22"/>
            <w:szCs w:val="22"/>
          </w:rPr>
          <w:t>a</w:t>
        </w:r>
      </w:ins>
      <w:del w:id="107" w:author="Maggo, Simran" w:date="2022-11-04T08:50:00Z">
        <w:r w:rsidR="00A57B33" w:rsidDel="00BA6EEA">
          <w:rPr>
            <w:rFonts w:ascii="Arial" w:eastAsia="Times New Roman" w:hAnsi="Arial" w:cs="Arial"/>
            <w:color w:val="000000"/>
            <w:sz w:val="22"/>
            <w:szCs w:val="22"/>
          </w:rPr>
          <w:delText>A</w:delText>
        </w:r>
      </w:del>
      <w:r w:rsidR="00A57B33">
        <w:rPr>
          <w:rFonts w:ascii="Arial" w:eastAsia="Times New Roman" w:hAnsi="Arial" w:cs="Arial"/>
          <w:color w:val="000000"/>
          <w:sz w:val="22"/>
          <w:szCs w:val="22"/>
        </w:rPr>
        <w:t xml:space="preserve">im 4 will be carried out </w:t>
      </w:r>
      <w:r w:rsidR="00843C34">
        <w:rPr>
          <w:rFonts w:ascii="Arial" w:eastAsia="Times New Roman" w:hAnsi="Arial" w:cs="Arial"/>
          <w:color w:val="000000"/>
          <w:sz w:val="22"/>
          <w:szCs w:val="22"/>
        </w:rPr>
        <w:t xml:space="preserve">from months 6-12 (collection, storage, and testing of patient samples).  </w:t>
      </w:r>
    </w:p>
    <w:p w14:paraId="0FE0619B" w14:textId="77777777" w:rsidR="00615F9A" w:rsidRPr="001C257F" w:rsidRDefault="00615F9A" w:rsidP="00D4721A">
      <w:pPr>
        <w:rPr>
          <w:rFonts w:ascii="Arial" w:eastAsia="Times New Roman" w:hAnsi="Arial" w:cs="Arial"/>
          <w:color w:val="000000"/>
          <w:sz w:val="22"/>
          <w:szCs w:val="22"/>
        </w:rPr>
      </w:pPr>
    </w:p>
    <w:p w14:paraId="4EB14694" w14:textId="439B41C8" w:rsidR="00763063" w:rsidRPr="001C257F" w:rsidRDefault="00763063" w:rsidP="00763063">
      <w:pPr>
        <w:rPr>
          <w:rFonts w:ascii="Arial" w:eastAsia="Times New Roman" w:hAnsi="Arial" w:cs="Arial"/>
          <w:b/>
          <w:bCs/>
          <w:color w:val="000000"/>
          <w:sz w:val="22"/>
          <w:szCs w:val="22"/>
          <w:u w:val="single"/>
        </w:rPr>
      </w:pPr>
      <w:r w:rsidRPr="001C257F">
        <w:rPr>
          <w:rFonts w:ascii="Arial" w:eastAsia="Times New Roman" w:hAnsi="Arial" w:cs="Arial"/>
          <w:b/>
          <w:bCs/>
          <w:color w:val="000000"/>
          <w:sz w:val="22"/>
          <w:szCs w:val="22"/>
          <w:u w:val="single"/>
        </w:rPr>
        <w:t>Approach</w:t>
      </w:r>
    </w:p>
    <w:p w14:paraId="4E03B64A" w14:textId="77777777" w:rsidR="00DA0255" w:rsidRPr="001C257F" w:rsidRDefault="00DA0255" w:rsidP="00D456E8">
      <w:pPr>
        <w:rPr>
          <w:rFonts w:ascii="Arial" w:eastAsia="Times New Roman" w:hAnsi="Arial" w:cs="Arial"/>
          <w:b/>
          <w:bCs/>
          <w:color w:val="000000"/>
          <w:sz w:val="22"/>
          <w:szCs w:val="22"/>
        </w:rPr>
      </w:pPr>
    </w:p>
    <w:p w14:paraId="2AEBB646" w14:textId="681BF442" w:rsidR="00CE7EA3" w:rsidRPr="001C257F" w:rsidRDefault="00B213F2" w:rsidP="007908FE">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 xml:space="preserve">Aim 1.  To optimize </w:t>
      </w:r>
      <w:proofErr w:type="spellStart"/>
      <w:r w:rsidRPr="001C257F">
        <w:rPr>
          <w:rFonts w:ascii="Arial" w:eastAsia="Times New Roman" w:hAnsi="Arial" w:cs="Arial"/>
          <w:b/>
          <w:bCs/>
          <w:color w:val="000000"/>
          <w:sz w:val="22"/>
          <w:szCs w:val="22"/>
        </w:rPr>
        <w:t>lpWGS</w:t>
      </w:r>
      <w:proofErr w:type="spellEnd"/>
      <w:r w:rsidRPr="001C257F">
        <w:rPr>
          <w:rFonts w:ascii="Arial" w:eastAsia="Times New Roman" w:hAnsi="Arial" w:cs="Arial"/>
          <w:b/>
          <w:bCs/>
          <w:color w:val="000000"/>
          <w:sz w:val="22"/>
          <w:szCs w:val="22"/>
        </w:rPr>
        <w:t xml:space="preserve"> methods </w:t>
      </w:r>
      <w:r w:rsidR="0068465B">
        <w:rPr>
          <w:rFonts w:ascii="Arial" w:eastAsia="Times New Roman" w:hAnsi="Arial" w:cs="Arial"/>
          <w:b/>
          <w:bCs/>
          <w:color w:val="000000"/>
          <w:sz w:val="22"/>
          <w:szCs w:val="22"/>
        </w:rPr>
        <w:t xml:space="preserve">for </w:t>
      </w:r>
      <w:r w:rsidR="0068465B">
        <w:rPr>
          <w:rFonts w:ascii="Arial" w:eastAsia="Times New Roman" w:hAnsi="Arial" w:cs="Arial"/>
          <w:b/>
          <w:bCs/>
          <w:color w:val="000000"/>
        </w:rPr>
        <w:t>detection of DD-</w:t>
      </w:r>
      <w:proofErr w:type="spellStart"/>
      <w:ins w:id="108" w:author="Maggo, Simran" w:date="2022-11-04T08:50:00Z">
        <w:r w:rsidR="00550891">
          <w:rPr>
            <w:rFonts w:ascii="Arial" w:eastAsia="Times New Roman" w:hAnsi="Arial" w:cs="Arial"/>
            <w:b/>
            <w:bCs/>
            <w:color w:val="000000"/>
          </w:rPr>
          <w:t>cf</w:t>
        </w:r>
        <w:proofErr w:type="spellEnd"/>
        <w:r w:rsidR="00550891">
          <w:rPr>
            <w:rFonts w:ascii="Arial" w:eastAsia="Times New Roman" w:hAnsi="Arial" w:cs="Arial"/>
            <w:b/>
            <w:bCs/>
            <w:color w:val="000000"/>
          </w:rPr>
          <w:t>-</w:t>
        </w:r>
      </w:ins>
      <w:r w:rsidR="0068465B">
        <w:rPr>
          <w:rFonts w:ascii="Arial" w:eastAsia="Times New Roman" w:hAnsi="Arial" w:cs="Arial"/>
          <w:b/>
          <w:bCs/>
          <w:color w:val="000000"/>
        </w:rPr>
        <w:t>mtDNA</w:t>
      </w:r>
      <w:r w:rsidRPr="001C257F">
        <w:rPr>
          <w:rFonts w:ascii="Arial" w:eastAsia="Times New Roman" w:hAnsi="Arial" w:cs="Arial"/>
          <w:b/>
          <w:bCs/>
          <w:color w:val="000000"/>
          <w:sz w:val="22"/>
          <w:szCs w:val="22"/>
        </w:rPr>
        <w:t>.</w:t>
      </w:r>
    </w:p>
    <w:p w14:paraId="4B363D55" w14:textId="77777777" w:rsidR="00FF7C3A" w:rsidRPr="001C257F" w:rsidRDefault="00FF7C3A" w:rsidP="007908FE">
      <w:pPr>
        <w:rPr>
          <w:rFonts w:ascii="Arial" w:eastAsia="Times New Roman" w:hAnsi="Arial" w:cs="Arial"/>
          <w:b/>
          <w:bCs/>
          <w:color w:val="000000"/>
          <w:sz w:val="22"/>
          <w:szCs w:val="22"/>
        </w:rPr>
      </w:pPr>
    </w:p>
    <w:p w14:paraId="34DEB6E5" w14:textId="4B029C44" w:rsidR="009B3F4B" w:rsidRPr="009B3F4B" w:rsidRDefault="009B3F4B" w:rsidP="009B3F4B">
      <w:pPr>
        <w:rPr>
          <w:rFonts w:ascii="Arial" w:eastAsia="Times New Roman" w:hAnsi="Arial" w:cs="Arial"/>
          <w:color w:val="000000"/>
          <w:sz w:val="22"/>
          <w:szCs w:val="22"/>
        </w:rPr>
      </w:pPr>
      <w:r w:rsidRPr="009B3F4B">
        <w:rPr>
          <w:rFonts w:ascii="Arial" w:eastAsia="Times New Roman" w:hAnsi="Arial" w:cs="Arial"/>
          <w:b/>
          <w:bCs/>
          <w:color w:val="000000"/>
          <w:sz w:val="22"/>
          <w:szCs w:val="22"/>
        </w:rPr>
        <w:t>Rationale</w:t>
      </w:r>
      <w:r w:rsidR="007F5330">
        <w:rPr>
          <w:rFonts w:ascii="Arial" w:eastAsia="Times New Roman" w:hAnsi="Arial" w:cs="Arial"/>
          <w:b/>
          <w:bCs/>
          <w:color w:val="000000"/>
          <w:sz w:val="22"/>
          <w:szCs w:val="22"/>
        </w:rPr>
        <w:t xml:space="preserve">.  </w:t>
      </w:r>
      <w:del w:id="109" w:author="Maggo, Simran" w:date="2022-11-04T08:51:00Z">
        <w:r w:rsidRPr="009B3F4B" w:rsidDel="00550891">
          <w:rPr>
            <w:rFonts w:ascii="Arial" w:eastAsia="Times New Roman" w:hAnsi="Arial" w:cs="Arial"/>
            <w:color w:val="000000"/>
            <w:sz w:val="22"/>
            <w:szCs w:val="22"/>
          </w:rPr>
          <w:delText xml:space="preserve">The </w:delText>
        </w:r>
      </w:del>
      <w:del w:id="110" w:author="Maggo, Simran" w:date="2022-11-04T08:50:00Z">
        <w:r w:rsidRPr="009B3F4B" w:rsidDel="00550891">
          <w:rPr>
            <w:rFonts w:ascii="Arial" w:eastAsia="Times New Roman" w:hAnsi="Arial" w:cs="Arial"/>
            <w:color w:val="000000"/>
            <w:sz w:val="22"/>
            <w:szCs w:val="22"/>
          </w:rPr>
          <w:delText xml:space="preserve">CHLA </w:delText>
        </w:r>
      </w:del>
      <w:r w:rsidRPr="009B3F4B">
        <w:rPr>
          <w:rFonts w:ascii="Arial" w:eastAsia="Times New Roman" w:hAnsi="Arial" w:cs="Arial"/>
          <w:color w:val="000000"/>
          <w:sz w:val="22"/>
          <w:szCs w:val="22"/>
        </w:rPr>
        <w:t xml:space="preserve">CPM </w:t>
      </w:r>
      <w:ins w:id="111" w:author="Maggo, Simran" w:date="2022-11-04T08:51:00Z">
        <w:r w:rsidR="00550891">
          <w:rPr>
            <w:rFonts w:ascii="Arial" w:eastAsia="Times New Roman" w:hAnsi="Arial" w:cs="Arial"/>
            <w:color w:val="000000"/>
            <w:sz w:val="22"/>
            <w:szCs w:val="22"/>
          </w:rPr>
          <w:t xml:space="preserve">has </w:t>
        </w:r>
      </w:ins>
      <w:r w:rsidRPr="009B3F4B">
        <w:rPr>
          <w:rFonts w:ascii="Arial" w:eastAsia="Times New Roman" w:hAnsi="Arial" w:cs="Arial"/>
          <w:color w:val="000000"/>
          <w:sz w:val="22"/>
          <w:szCs w:val="22"/>
        </w:rPr>
        <w:t xml:space="preserve">recently </w:t>
      </w:r>
      <w:ins w:id="112" w:author="Maggo, Simran" w:date="2022-11-04T08:51:00Z">
        <w:r w:rsidR="00550891">
          <w:rPr>
            <w:rFonts w:ascii="Arial" w:eastAsia="Times New Roman" w:hAnsi="Arial" w:cs="Arial"/>
            <w:color w:val="000000"/>
            <w:sz w:val="22"/>
            <w:szCs w:val="22"/>
          </w:rPr>
          <w:t xml:space="preserve">clinically </w:t>
        </w:r>
      </w:ins>
      <w:r w:rsidRPr="009B3F4B">
        <w:rPr>
          <w:rFonts w:ascii="Arial" w:eastAsia="Times New Roman" w:hAnsi="Arial" w:cs="Arial"/>
          <w:color w:val="000000"/>
          <w:sz w:val="22"/>
          <w:szCs w:val="22"/>
        </w:rPr>
        <w:t xml:space="preserve">validated a pan-cancer liquid biopsy assay for pediatric solid tumors based upon detection of copy number alterations (CNAs) using </w:t>
      </w:r>
      <w:del w:id="113" w:author="Maggo, Simran" w:date="2022-11-04T08:51:00Z">
        <w:r w:rsidRPr="009B3F4B" w:rsidDel="00550891">
          <w:rPr>
            <w:rFonts w:ascii="Arial" w:eastAsia="Times New Roman" w:hAnsi="Arial" w:cs="Arial"/>
            <w:color w:val="000000"/>
            <w:sz w:val="22"/>
            <w:szCs w:val="22"/>
          </w:rPr>
          <w:delText xml:space="preserve">the </w:delText>
        </w:r>
      </w:del>
      <w:proofErr w:type="spellStart"/>
      <w:r w:rsidRPr="009B3F4B">
        <w:rPr>
          <w:rFonts w:ascii="Arial" w:eastAsia="Times New Roman" w:hAnsi="Arial" w:cs="Arial"/>
          <w:color w:val="000000"/>
          <w:sz w:val="22"/>
          <w:szCs w:val="22"/>
        </w:rPr>
        <w:t>lpWGS</w:t>
      </w:r>
      <w:proofErr w:type="spellEnd"/>
      <w:r w:rsidRPr="009B3F4B">
        <w:rPr>
          <w:rFonts w:ascii="Arial" w:eastAsia="Times New Roman" w:hAnsi="Arial" w:cs="Arial"/>
          <w:color w:val="000000"/>
          <w:sz w:val="22"/>
          <w:szCs w:val="22"/>
        </w:rPr>
        <w:t xml:space="preserve"> data. The primary bioinformatics method used is </w:t>
      </w:r>
      <w:proofErr w:type="spellStart"/>
      <w:r w:rsidRPr="009B3F4B">
        <w:rPr>
          <w:rFonts w:ascii="Arial" w:eastAsia="Times New Roman" w:hAnsi="Arial" w:cs="Arial"/>
          <w:color w:val="000000"/>
          <w:sz w:val="22"/>
          <w:szCs w:val="22"/>
        </w:rPr>
        <w:t>ichorCNA</w:t>
      </w:r>
      <w:proofErr w:type="spellEnd"/>
      <w:r w:rsidRPr="009B3F4B">
        <w:rPr>
          <w:rFonts w:ascii="Arial" w:eastAsia="Times New Roman" w:hAnsi="Arial" w:cs="Arial"/>
          <w:color w:val="000000"/>
          <w:sz w:val="22"/>
          <w:szCs w:val="22"/>
        </w:rPr>
        <w:t xml:space="preserve"> (PMID: 29109393). </w:t>
      </w:r>
      <w:ins w:id="114" w:author="Maggo, Simran" w:date="2022-11-04T08:51:00Z">
        <w:r w:rsidR="00550891">
          <w:rPr>
            <w:rFonts w:ascii="Arial" w:eastAsia="Times New Roman" w:hAnsi="Arial" w:cs="Arial"/>
            <w:color w:val="000000"/>
            <w:sz w:val="22"/>
            <w:szCs w:val="22"/>
          </w:rPr>
          <w:t>As t</w:t>
        </w:r>
      </w:ins>
      <w:del w:id="115" w:author="Maggo, Simran" w:date="2022-11-04T08:51:00Z">
        <w:r w:rsidRPr="009B3F4B" w:rsidDel="00550891">
          <w:rPr>
            <w:rFonts w:ascii="Arial" w:eastAsia="Times New Roman" w:hAnsi="Arial" w:cs="Arial"/>
            <w:color w:val="000000"/>
            <w:sz w:val="22"/>
            <w:szCs w:val="22"/>
          </w:rPr>
          <w:delText>T</w:delText>
        </w:r>
      </w:del>
      <w:proofErr w:type="gramStart"/>
      <w:r w:rsidRPr="009B3F4B">
        <w:rPr>
          <w:rFonts w:ascii="Arial" w:eastAsia="Times New Roman" w:hAnsi="Arial" w:cs="Arial"/>
          <w:color w:val="000000"/>
          <w:sz w:val="22"/>
          <w:szCs w:val="22"/>
        </w:rPr>
        <w:t>he</w:t>
      </w:r>
      <w:proofErr w:type="gramEnd"/>
      <w:r w:rsidRPr="009B3F4B">
        <w:rPr>
          <w:rFonts w:ascii="Arial" w:eastAsia="Times New Roman" w:hAnsi="Arial" w:cs="Arial"/>
          <w:color w:val="000000"/>
          <w:sz w:val="22"/>
          <w:szCs w:val="22"/>
        </w:rPr>
        <w:t xml:space="preserve"> goal of this project is to detect</w:t>
      </w:r>
      <w:del w:id="116" w:author="Maggo, Simran" w:date="2022-11-04T08:51:00Z">
        <w:r w:rsidRPr="009B3F4B" w:rsidDel="00550891">
          <w:rPr>
            <w:rFonts w:ascii="Arial" w:eastAsia="Times New Roman" w:hAnsi="Arial" w:cs="Arial"/>
            <w:color w:val="000000"/>
            <w:sz w:val="22"/>
            <w:szCs w:val="22"/>
          </w:rPr>
          <w:delText>ing</w:delText>
        </w:r>
      </w:del>
      <w:r w:rsidRPr="009B3F4B">
        <w:rPr>
          <w:rFonts w:ascii="Arial" w:eastAsia="Times New Roman" w:hAnsi="Arial" w:cs="Arial"/>
          <w:color w:val="000000"/>
          <w:sz w:val="22"/>
          <w:szCs w:val="22"/>
        </w:rPr>
        <w:t xml:space="preserve"> and quantify</w:t>
      </w:r>
      <w:del w:id="117" w:author="Maggo, Simran" w:date="2022-11-04T08:52:00Z">
        <w:r w:rsidRPr="009B3F4B" w:rsidDel="00550891">
          <w:rPr>
            <w:rFonts w:ascii="Arial" w:eastAsia="Times New Roman" w:hAnsi="Arial" w:cs="Arial"/>
            <w:color w:val="000000"/>
            <w:sz w:val="22"/>
            <w:szCs w:val="22"/>
          </w:rPr>
          <w:delText>i</w:delText>
        </w:r>
      </w:del>
      <w:del w:id="118" w:author="Maggo, Simran" w:date="2022-11-04T08:51:00Z">
        <w:r w:rsidRPr="009B3F4B" w:rsidDel="00550891">
          <w:rPr>
            <w:rFonts w:ascii="Arial" w:eastAsia="Times New Roman" w:hAnsi="Arial" w:cs="Arial"/>
            <w:color w:val="000000"/>
            <w:sz w:val="22"/>
            <w:szCs w:val="22"/>
          </w:rPr>
          <w:delText>ng</w:delText>
        </w:r>
      </w:del>
      <w:r w:rsidRPr="009B3F4B">
        <w:rPr>
          <w:rFonts w:ascii="Arial" w:eastAsia="Times New Roman" w:hAnsi="Arial" w:cs="Arial"/>
          <w:color w:val="000000"/>
          <w:sz w:val="22"/>
          <w:szCs w:val="22"/>
        </w:rPr>
        <w:t xml:space="preserve"> DD </w:t>
      </w:r>
      <w:proofErr w:type="spellStart"/>
      <w:r w:rsidRPr="009B3F4B">
        <w:rPr>
          <w:rFonts w:ascii="Arial" w:eastAsia="Times New Roman" w:hAnsi="Arial" w:cs="Arial"/>
          <w:color w:val="000000"/>
          <w:sz w:val="22"/>
          <w:szCs w:val="22"/>
        </w:rPr>
        <w:t>cf</w:t>
      </w:r>
      <w:proofErr w:type="spellEnd"/>
      <w:r w:rsidRPr="009B3F4B">
        <w:rPr>
          <w:rFonts w:ascii="Arial" w:eastAsia="Times New Roman" w:hAnsi="Arial" w:cs="Arial"/>
          <w:color w:val="000000"/>
          <w:sz w:val="22"/>
          <w:szCs w:val="22"/>
        </w:rPr>
        <w:t xml:space="preserve">-mtDNA from </w:t>
      </w:r>
      <w:proofErr w:type="spellStart"/>
      <w:r w:rsidRPr="009B3F4B">
        <w:rPr>
          <w:rFonts w:ascii="Arial" w:eastAsia="Times New Roman" w:hAnsi="Arial" w:cs="Arial"/>
          <w:color w:val="000000"/>
          <w:sz w:val="22"/>
          <w:szCs w:val="22"/>
        </w:rPr>
        <w:t>lpWGS</w:t>
      </w:r>
      <w:proofErr w:type="spellEnd"/>
      <w:r w:rsidRPr="009B3F4B">
        <w:rPr>
          <w:rFonts w:ascii="Arial" w:eastAsia="Times New Roman" w:hAnsi="Arial" w:cs="Arial"/>
          <w:color w:val="000000"/>
          <w:sz w:val="22"/>
          <w:szCs w:val="22"/>
        </w:rPr>
        <w:t xml:space="preserve">, </w:t>
      </w:r>
      <w:del w:id="119" w:author="Maggo, Simran" w:date="2022-11-04T08:52:00Z">
        <w:r w:rsidRPr="009B3F4B" w:rsidDel="00550891">
          <w:rPr>
            <w:rFonts w:ascii="Arial" w:eastAsia="Times New Roman" w:hAnsi="Arial" w:cs="Arial"/>
            <w:color w:val="000000"/>
            <w:sz w:val="22"/>
            <w:szCs w:val="22"/>
          </w:rPr>
          <w:delText xml:space="preserve">which </w:delText>
        </w:r>
      </w:del>
      <w:ins w:id="120" w:author="Maggo, Simran" w:date="2022-11-04T08:52:00Z">
        <w:r w:rsidR="00550891">
          <w:rPr>
            <w:rFonts w:ascii="Arial" w:eastAsia="Times New Roman" w:hAnsi="Arial" w:cs="Arial"/>
            <w:color w:val="000000"/>
            <w:sz w:val="22"/>
            <w:szCs w:val="22"/>
          </w:rPr>
          <w:t>this will</w:t>
        </w:r>
        <w:r w:rsidR="00550891" w:rsidRPr="009B3F4B">
          <w:rPr>
            <w:rFonts w:ascii="Arial" w:eastAsia="Times New Roman" w:hAnsi="Arial" w:cs="Arial"/>
            <w:color w:val="000000"/>
            <w:sz w:val="22"/>
            <w:szCs w:val="22"/>
          </w:rPr>
          <w:t xml:space="preserve"> </w:t>
        </w:r>
      </w:ins>
      <w:r w:rsidRPr="009B3F4B">
        <w:rPr>
          <w:rFonts w:ascii="Arial" w:eastAsia="Times New Roman" w:hAnsi="Arial" w:cs="Arial"/>
          <w:color w:val="000000"/>
          <w:sz w:val="22"/>
          <w:szCs w:val="22"/>
        </w:rPr>
        <w:t>require</w:t>
      </w:r>
      <w:del w:id="121" w:author="Maggo, Simran" w:date="2022-11-04T08:52:00Z">
        <w:r w:rsidRPr="009B3F4B" w:rsidDel="00550891">
          <w:rPr>
            <w:rFonts w:ascii="Arial" w:eastAsia="Times New Roman" w:hAnsi="Arial" w:cs="Arial"/>
            <w:color w:val="000000"/>
            <w:sz w:val="22"/>
            <w:szCs w:val="22"/>
          </w:rPr>
          <w:delText>s</w:delText>
        </w:r>
      </w:del>
      <w:r w:rsidRPr="009B3F4B">
        <w:rPr>
          <w:rFonts w:ascii="Arial" w:eastAsia="Times New Roman" w:hAnsi="Arial" w:cs="Arial"/>
          <w:color w:val="000000"/>
          <w:sz w:val="22"/>
          <w:szCs w:val="22"/>
        </w:rPr>
        <w:t xml:space="preserve"> </w:t>
      </w:r>
      <w:ins w:id="122" w:author="Maggo, Simran" w:date="2022-11-04T08:52:00Z">
        <w:r w:rsidR="00550891">
          <w:rPr>
            <w:rFonts w:ascii="Arial" w:eastAsia="Times New Roman" w:hAnsi="Arial" w:cs="Arial"/>
            <w:color w:val="000000"/>
            <w:sz w:val="22"/>
            <w:szCs w:val="22"/>
          </w:rPr>
          <w:t xml:space="preserve">a </w:t>
        </w:r>
      </w:ins>
      <w:r w:rsidRPr="009B3F4B">
        <w:rPr>
          <w:rFonts w:ascii="Arial" w:eastAsia="Times New Roman" w:hAnsi="Arial" w:cs="Arial"/>
          <w:color w:val="000000"/>
          <w:sz w:val="22"/>
          <w:szCs w:val="22"/>
        </w:rPr>
        <w:t xml:space="preserve">different analytical </w:t>
      </w:r>
      <w:ins w:id="123" w:author="Maggo, Simran" w:date="2022-11-04T08:52:00Z">
        <w:r w:rsidR="00550891">
          <w:rPr>
            <w:rFonts w:ascii="Arial" w:eastAsia="Times New Roman" w:hAnsi="Arial" w:cs="Arial"/>
            <w:color w:val="000000"/>
            <w:sz w:val="22"/>
            <w:szCs w:val="22"/>
          </w:rPr>
          <w:t xml:space="preserve">bioinformatic </w:t>
        </w:r>
      </w:ins>
      <w:r w:rsidRPr="009B3F4B">
        <w:rPr>
          <w:rFonts w:ascii="Arial" w:eastAsia="Times New Roman" w:hAnsi="Arial" w:cs="Arial"/>
          <w:color w:val="000000"/>
          <w:sz w:val="22"/>
          <w:szCs w:val="22"/>
        </w:rPr>
        <w:t xml:space="preserve">pipeline. </w:t>
      </w:r>
    </w:p>
    <w:p w14:paraId="5F1B3A0B" w14:textId="77777777" w:rsidR="009B3F4B" w:rsidRPr="009B3F4B" w:rsidRDefault="009B3F4B" w:rsidP="009B3F4B">
      <w:pPr>
        <w:rPr>
          <w:rFonts w:ascii="Arial" w:eastAsia="Times New Roman" w:hAnsi="Arial" w:cs="Arial"/>
          <w:b/>
          <w:bCs/>
          <w:color w:val="000000"/>
          <w:sz w:val="22"/>
          <w:szCs w:val="22"/>
        </w:rPr>
      </w:pPr>
    </w:p>
    <w:p w14:paraId="25211206" w14:textId="48A183A9" w:rsidR="009B3F4B" w:rsidRPr="009B3F4B" w:rsidRDefault="009B3F4B" w:rsidP="009B3F4B">
      <w:pPr>
        <w:rPr>
          <w:rFonts w:ascii="Arial" w:eastAsia="Times New Roman" w:hAnsi="Arial" w:cs="Arial"/>
          <w:color w:val="000000"/>
          <w:sz w:val="22"/>
          <w:szCs w:val="22"/>
        </w:rPr>
      </w:pPr>
      <w:r w:rsidRPr="009B3F4B">
        <w:rPr>
          <w:rFonts w:ascii="Arial" w:eastAsia="Times New Roman" w:hAnsi="Arial" w:cs="Arial"/>
          <w:b/>
          <w:bCs/>
          <w:color w:val="000000"/>
          <w:sz w:val="22"/>
          <w:szCs w:val="22"/>
        </w:rPr>
        <w:t>Experimental Design</w:t>
      </w:r>
      <w:r w:rsidR="007F5330">
        <w:rPr>
          <w:rFonts w:ascii="Arial" w:eastAsia="Times New Roman" w:hAnsi="Arial" w:cs="Arial"/>
          <w:b/>
          <w:bCs/>
          <w:color w:val="000000"/>
          <w:sz w:val="22"/>
          <w:szCs w:val="22"/>
        </w:rPr>
        <w:t xml:space="preserve">. </w:t>
      </w:r>
      <w:r w:rsidRPr="009B3F4B">
        <w:rPr>
          <w:rFonts w:ascii="Arial" w:eastAsia="Times New Roman" w:hAnsi="Arial" w:cs="Arial"/>
          <w:color w:val="000000"/>
          <w:sz w:val="22"/>
          <w:szCs w:val="22"/>
        </w:rPr>
        <w:t>To develop such a pipeline, we will leverage the genomic resources, bioinformatics tools and expertise in mitochondrial genetics that Dr. Gai has been developing while leading the international Mitochondrial Disease Sequence Data Resource Consortium (</w:t>
      </w:r>
      <w:proofErr w:type="spellStart"/>
      <w:r w:rsidRPr="009B3F4B">
        <w:rPr>
          <w:rFonts w:ascii="Arial" w:eastAsia="Times New Roman" w:hAnsi="Arial" w:cs="Arial"/>
          <w:color w:val="000000"/>
          <w:sz w:val="22"/>
          <w:szCs w:val="22"/>
        </w:rPr>
        <w:t>MSeqDR</w:t>
      </w:r>
      <w:proofErr w:type="spellEnd"/>
      <w:r w:rsidRPr="009B3F4B">
        <w:rPr>
          <w:rFonts w:ascii="Arial" w:eastAsia="Times New Roman" w:hAnsi="Arial" w:cs="Arial"/>
          <w:color w:val="000000"/>
          <w:sz w:val="22"/>
          <w:szCs w:val="22"/>
        </w:rPr>
        <w:t xml:space="preserve">) (PMIDs: 32439066, 29539190, 26919060, 27148591, 25542617). These include a) mtDNA variant database; b) ACMG/AMP guidelines for interpreting mtDNA variants (PMID: 32906214); c) bioinformatics tools for annotating mtDNA variants – </w:t>
      </w:r>
      <w:proofErr w:type="spellStart"/>
      <w:r w:rsidRPr="009B3F4B">
        <w:rPr>
          <w:rFonts w:ascii="Arial" w:eastAsia="Times New Roman" w:hAnsi="Arial" w:cs="Arial"/>
          <w:color w:val="000000"/>
          <w:sz w:val="22"/>
          <w:szCs w:val="22"/>
        </w:rPr>
        <w:t>MSeqDR-</w:t>
      </w:r>
      <w:proofErr w:type="gramStart"/>
      <w:r w:rsidRPr="009B3F4B">
        <w:rPr>
          <w:rFonts w:ascii="Arial" w:eastAsia="Times New Roman" w:hAnsi="Arial" w:cs="Arial"/>
          <w:color w:val="000000"/>
          <w:sz w:val="22"/>
          <w:szCs w:val="22"/>
        </w:rPr>
        <w:t>mvTool</w:t>
      </w:r>
      <w:proofErr w:type="spellEnd"/>
      <w:r w:rsidRPr="009B3F4B">
        <w:rPr>
          <w:rFonts w:ascii="Arial" w:eastAsia="Times New Roman" w:hAnsi="Arial" w:cs="Arial"/>
          <w:color w:val="000000"/>
          <w:sz w:val="22"/>
          <w:szCs w:val="22"/>
        </w:rPr>
        <w:t xml:space="preserve">  (</w:t>
      </w:r>
      <w:proofErr w:type="gramEnd"/>
      <w:r w:rsidRPr="009B3F4B">
        <w:rPr>
          <w:rFonts w:ascii="Arial" w:eastAsia="Times New Roman" w:hAnsi="Arial" w:cs="Arial"/>
          <w:color w:val="000000"/>
          <w:sz w:val="22"/>
          <w:szCs w:val="22"/>
        </w:rPr>
        <w:t>PMID: 29539190) and for determining mtDNA haplogroup</w:t>
      </w:r>
      <w:ins w:id="124" w:author="Maggo, Simran" w:date="2022-11-04T08:52:00Z">
        <w:r w:rsidR="00CD0C6F">
          <w:rPr>
            <w:rFonts w:ascii="Arial" w:eastAsia="Times New Roman" w:hAnsi="Arial" w:cs="Arial"/>
            <w:color w:val="000000"/>
            <w:sz w:val="22"/>
            <w:szCs w:val="22"/>
          </w:rPr>
          <w:t>s</w:t>
        </w:r>
      </w:ins>
      <w:r w:rsidRPr="009B3F4B">
        <w:rPr>
          <w:rFonts w:ascii="Arial" w:eastAsia="Times New Roman" w:hAnsi="Arial" w:cs="Arial"/>
          <w:color w:val="000000"/>
          <w:sz w:val="22"/>
          <w:szCs w:val="22"/>
        </w:rPr>
        <w:t xml:space="preserve"> – </w:t>
      </w:r>
      <w:proofErr w:type="spellStart"/>
      <w:r w:rsidRPr="009B3F4B">
        <w:rPr>
          <w:rFonts w:ascii="Arial" w:eastAsia="Times New Roman" w:hAnsi="Arial" w:cs="Arial"/>
          <w:color w:val="000000"/>
          <w:sz w:val="22"/>
          <w:szCs w:val="22"/>
        </w:rPr>
        <w:t>Phy</w:t>
      </w:r>
      <w:proofErr w:type="spellEnd"/>
      <w:r w:rsidRPr="009B3F4B">
        <w:rPr>
          <w:rFonts w:ascii="Arial" w:eastAsia="Times New Roman" w:hAnsi="Arial" w:cs="Arial"/>
          <w:color w:val="000000"/>
          <w:sz w:val="22"/>
          <w:szCs w:val="22"/>
        </w:rPr>
        <w:t xml:space="preserve">-Mer (PMID: 25505086). </w:t>
      </w:r>
      <w:proofErr w:type="spellStart"/>
      <w:r w:rsidRPr="009B3F4B">
        <w:rPr>
          <w:rFonts w:ascii="Arial" w:eastAsia="Times New Roman" w:hAnsi="Arial" w:cs="Arial"/>
          <w:color w:val="000000"/>
          <w:sz w:val="22"/>
          <w:szCs w:val="22"/>
        </w:rPr>
        <w:t>lpWGS</w:t>
      </w:r>
      <w:proofErr w:type="spellEnd"/>
      <w:r w:rsidRPr="009B3F4B">
        <w:rPr>
          <w:rFonts w:ascii="Arial" w:eastAsia="Times New Roman" w:hAnsi="Arial" w:cs="Arial"/>
          <w:color w:val="000000"/>
          <w:sz w:val="22"/>
          <w:szCs w:val="22"/>
        </w:rPr>
        <w:t xml:space="preserve"> sequencing of mixed </w:t>
      </w:r>
      <w:proofErr w:type="spellStart"/>
      <w:r w:rsidRPr="009B3F4B">
        <w:rPr>
          <w:rFonts w:ascii="Arial" w:eastAsia="Times New Roman" w:hAnsi="Arial" w:cs="Arial"/>
          <w:color w:val="000000"/>
          <w:sz w:val="22"/>
          <w:szCs w:val="22"/>
        </w:rPr>
        <w:t>cf</w:t>
      </w:r>
      <w:proofErr w:type="spellEnd"/>
      <w:r w:rsidRPr="009B3F4B">
        <w:rPr>
          <w:rFonts w:ascii="Arial" w:eastAsia="Times New Roman" w:hAnsi="Arial" w:cs="Arial"/>
          <w:color w:val="000000"/>
          <w:sz w:val="22"/>
          <w:szCs w:val="22"/>
        </w:rPr>
        <w:t xml:space="preserve">-DNA from </w:t>
      </w:r>
      <w:del w:id="125" w:author="Maggo, Simran" w:date="2022-11-04T08:53:00Z">
        <w:r w:rsidRPr="009B3F4B" w:rsidDel="00CD0C6F">
          <w:rPr>
            <w:rFonts w:ascii="Arial" w:eastAsia="Times New Roman" w:hAnsi="Arial" w:cs="Arial"/>
            <w:color w:val="000000"/>
            <w:sz w:val="22"/>
            <w:szCs w:val="22"/>
          </w:rPr>
          <w:delText xml:space="preserve">the </w:delText>
        </w:r>
      </w:del>
      <w:r w:rsidRPr="009B3F4B">
        <w:rPr>
          <w:rFonts w:ascii="Arial" w:eastAsia="Times New Roman" w:hAnsi="Arial" w:cs="Arial"/>
          <w:color w:val="000000"/>
          <w:sz w:val="22"/>
          <w:szCs w:val="22"/>
        </w:rPr>
        <w:t xml:space="preserve">donor and </w:t>
      </w:r>
      <w:del w:id="126" w:author="Maggo, Simran" w:date="2022-11-04T08:53:00Z">
        <w:r w:rsidRPr="009B3F4B" w:rsidDel="00CD0C6F">
          <w:rPr>
            <w:rFonts w:ascii="Arial" w:eastAsia="Times New Roman" w:hAnsi="Arial" w:cs="Arial"/>
            <w:color w:val="000000"/>
            <w:sz w:val="22"/>
            <w:szCs w:val="22"/>
          </w:rPr>
          <w:delText xml:space="preserve">the </w:delText>
        </w:r>
      </w:del>
      <w:r w:rsidRPr="009B3F4B">
        <w:rPr>
          <w:rFonts w:ascii="Arial" w:eastAsia="Times New Roman" w:hAnsi="Arial" w:cs="Arial"/>
          <w:color w:val="000000"/>
          <w:sz w:val="22"/>
          <w:szCs w:val="22"/>
        </w:rPr>
        <w:t xml:space="preserve">recipient will be computationally simulated using whole-genome sequencing (WGS) data of two randomly selected samples that </w:t>
      </w:r>
      <w:del w:id="127" w:author="Maggo, Simran" w:date="2022-11-04T08:53:00Z">
        <w:r w:rsidRPr="009B3F4B" w:rsidDel="00CD0C6F">
          <w:rPr>
            <w:rFonts w:ascii="Arial" w:eastAsia="Times New Roman" w:hAnsi="Arial" w:cs="Arial"/>
            <w:color w:val="000000"/>
            <w:sz w:val="22"/>
            <w:szCs w:val="22"/>
          </w:rPr>
          <w:delText xml:space="preserve">CHLA </w:delText>
        </w:r>
      </w:del>
      <w:r w:rsidRPr="009B3F4B">
        <w:rPr>
          <w:rFonts w:ascii="Arial" w:eastAsia="Times New Roman" w:hAnsi="Arial" w:cs="Arial"/>
          <w:color w:val="000000"/>
          <w:sz w:val="22"/>
          <w:szCs w:val="22"/>
        </w:rPr>
        <w:t xml:space="preserve">CPM has generated from validating WGS as a diagnostic test for Mendelian disorders. </w:t>
      </w:r>
      <w:commentRangeStart w:id="128"/>
      <w:ins w:id="129" w:author="Maggo, Simran" w:date="2022-11-04T08:53:00Z">
        <w:r w:rsidR="00CD0C6F">
          <w:rPr>
            <w:rFonts w:ascii="Arial" w:eastAsia="Times New Roman" w:hAnsi="Arial" w:cs="Arial"/>
            <w:color w:val="000000"/>
            <w:sz w:val="22"/>
            <w:szCs w:val="22"/>
          </w:rPr>
          <w:t xml:space="preserve">Specifically, </w:t>
        </w:r>
      </w:ins>
      <w:del w:id="130" w:author="Maggo, Simran" w:date="2022-11-04T08:53:00Z">
        <w:r w:rsidRPr="009B3F4B" w:rsidDel="00CD0C6F">
          <w:rPr>
            <w:rFonts w:ascii="Arial" w:eastAsia="Times New Roman" w:hAnsi="Arial" w:cs="Arial"/>
            <w:color w:val="000000"/>
            <w:sz w:val="22"/>
            <w:szCs w:val="22"/>
          </w:rPr>
          <w:delText>T</w:delText>
        </w:r>
      </w:del>
      <w:ins w:id="131" w:author="Maggo, Simran" w:date="2022-11-04T08:53:00Z">
        <w:r w:rsidR="00CD0C6F">
          <w:rPr>
            <w:rFonts w:ascii="Arial" w:eastAsia="Times New Roman" w:hAnsi="Arial" w:cs="Arial"/>
            <w:color w:val="000000"/>
            <w:sz w:val="22"/>
            <w:szCs w:val="22"/>
          </w:rPr>
          <w:t>t</w:t>
        </w:r>
      </w:ins>
      <w:r w:rsidRPr="009B3F4B">
        <w:rPr>
          <w:rFonts w:ascii="Arial" w:eastAsia="Times New Roman" w:hAnsi="Arial" w:cs="Arial"/>
          <w:color w:val="000000"/>
          <w:sz w:val="22"/>
          <w:szCs w:val="22"/>
        </w:rPr>
        <w:t>wo WGS data sets will be computationally mixed at different ratios to simulate different percentage</w:t>
      </w:r>
      <w:ins w:id="132" w:author="Maggo, Simran" w:date="2022-11-04T08:54:00Z">
        <w:r w:rsidR="00CD0C6F">
          <w:rPr>
            <w:rFonts w:ascii="Arial" w:eastAsia="Times New Roman" w:hAnsi="Arial" w:cs="Arial"/>
            <w:color w:val="000000"/>
            <w:sz w:val="22"/>
            <w:szCs w:val="22"/>
          </w:rPr>
          <w:t>s</w:t>
        </w:r>
      </w:ins>
      <w:r w:rsidRPr="009B3F4B">
        <w:rPr>
          <w:rFonts w:ascii="Arial" w:eastAsia="Times New Roman" w:hAnsi="Arial" w:cs="Arial"/>
          <w:color w:val="000000"/>
          <w:sz w:val="22"/>
          <w:szCs w:val="22"/>
        </w:rPr>
        <w:t xml:space="preserve"> of donor DNA</w:t>
      </w:r>
      <w:ins w:id="133" w:author="Maggo, Simran" w:date="2022-11-04T08:55:00Z">
        <w:r w:rsidR="00CD0C6F">
          <w:rPr>
            <w:rFonts w:ascii="Arial" w:eastAsia="Times New Roman" w:hAnsi="Arial" w:cs="Arial"/>
            <w:color w:val="000000"/>
            <w:sz w:val="22"/>
            <w:szCs w:val="22"/>
          </w:rPr>
          <w:t>.</w:t>
        </w:r>
      </w:ins>
      <w:del w:id="134" w:author="Maggo, Simran" w:date="2022-11-04T08:55:00Z">
        <w:r w:rsidRPr="009B3F4B" w:rsidDel="00CD0C6F">
          <w:rPr>
            <w:rFonts w:ascii="Arial" w:eastAsia="Times New Roman" w:hAnsi="Arial" w:cs="Arial"/>
            <w:color w:val="000000"/>
            <w:sz w:val="22"/>
            <w:szCs w:val="22"/>
          </w:rPr>
          <w:delText xml:space="preserve"> in the cf-DNA isolated from the recipient plasma</w:delText>
        </w:r>
      </w:del>
      <w:r w:rsidRPr="009B3F4B">
        <w:rPr>
          <w:rFonts w:ascii="Arial" w:eastAsia="Times New Roman" w:hAnsi="Arial" w:cs="Arial"/>
          <w:color w:val="000000"/>
          <w:sz w:val="22"/>
          <w:szCs w:val="22"/>
        </w:rPr>
        <w:t xml:space="preserve">.    </w:t>
      </w:r>
      <w:commentRangeEnd w:id="128"/>
      <w:r w:rsidR="00CD0C6F">
        <w:rPr>
          <w:rStyle w:val="CommentReference"/>
        </w:rPr>
        <w:commentReference w:id="128"/>
      </w:r>
    </w:p>
    <w:p w14:paraId="00BD4035" w14:textId="77777777" w:rsidR="009B3F4B" w:rsidRPr="009B3F4B" w:rsidRDefault="009B3F4B" w:rsidP="009B3F4B">
      <w:pPr>
        <w:rPr>
          <w:rFonts w:ascii="Arial" w:eastAsia="Times New Roman" w:hAnsi="Arial" w:cs="Arial"/>
          <w:b/>
          <w:bCs/>
          <w:color w:val="000000"/>
          <w:sz w:val="22"/>
          <w:szCs w:val="22"/>
        </w:rPr>
      </w:pPr>
    </w:p>
    <w:p w14:paraId="0ECC2C21" w14:textId="66CC9F29" w:rsidR="009B3F4B" w:rsidRPr="009B3F4B" w:rsidRDefault="009B3F4B" w:rsidP="009B3F4B">
      <w:pPr>
        <w:rPr>
          <w:rFonts w:ascii="Arial" w:eastAsia="Times New Roman" w:hAnsi="Arial" w:cs="Arial"/>
          <w:color w:val="000000"/>
          <w:sz w:val="22"/>
          <w:szCs w:val="22"/>
        </w:rPr>
      </w:pPr>
      <w:r w:rsidRPr="009B3F4B">
        <w:rPr>
          <w:rFonts w:ascii="Arial" w:eastAsia="Times New Roman" w:hAnsi="Arial" w:cs="Arial"/>
          <w:b/>
          <w:bCs/>
          <w:color w:val="000000"/>
          <w:sz w:val="22"/>
          <w:szCs w:val="22"/>
        </w:rPr>
        <w:t>Data Interpretation and Analyses</w:t>
      </w:r>
      <w:r w:rsidR="007F5330">
        <w:rPr>
          <w:rFonts w:ascii="Arial" w:eastAsia="Times New Roman" w:hAnsi="Arial" w:cs="Arial"/>
          <w:b/>
          <w:bCs/>
          <w:color w:val="000000"/>
          <w:sz w:val="22"/>
          <w:szCs w:val="22"/>
        </w:rPr>
        <w:t xml:space="preserve">.  </w:t>
      </w:r>
      <w:r w:rsidRPr="009B3F4B">
        <w:rPr>
          <w:rFonts w:ascii="Arial" w:eastAsia="Times New Roman" w:hAnsi="Arial" w:cs="Arial"/>
          <w:color w:val="000000"/>
          <w:sz w:val="22"/>
          <w:szCs w:val="22"/>
        </w:rPr>
        <w:t xml:space="preserve">We will determine the haplogroup and the haplogroup defining variants of the donor and recipient from simulated </w:t>
      </w:r>
      <w:proofErr w:type="spellStart"/>
      <w:r w:rsidRPr="009B3F4B">
        <w:rPr>
          <w:rFonts w:ascii="Arial" w:eastAsia="Times New Roman" w:hAnsi="Arial" w:cs="Arial"/>
          <w:color w:val="000000"/>
          <w:sz w:val="22"/>
          <w:szCs w:val="22"/>
        </w:rPr>
        <w:t>lpWGS</w:t>
      </w:r>
      <w:proofErr w:type="spellEnd"/>
      <w:r w:rsidRPr="009B3F4B">
        <w:rPr>
          <w:rFonts w:ascii="Arial" w:eastAsia="Times New Roman" w:hAnsi="Arial" w:cs="Arial"/>
          <w:color w:val="000000"/>
          <w:sz w:val="22"/>
          <w:szCs w:val="22"/>
        </w:rPr>
        <w:t xml:space="preserve"> data using </w:t>
      </w:r>
      <w:proofErr w:type="spellStart"/>
      <w:r w:rsidRPr="009B3F4B">
        <w:rPr>
          <w:rFonts w:ascii="Arial" w:eastAsia="Times New Roman" w:hAnsi="Arial" w:cs="Arial"/>
          <w:color w:val="000000"/>
          <w:sz w:val="22"/>
          <w:szCs w:val="22"/>
        </w:rPr>
        <w:t>Phy</w:t>
      </w:r>
      <w:proofErr w:type="spellEnd"/>
      <w:r w:rsidRPr="009B3F4B">
        <w:rPr>
          <w:rFonts w:ascii="Arial" w:eastAsia="Times New Roman" w:hAnsi="Arial" w:cs="Arial"/>
          <w:color w:val="000000"/>
          <w:sz w:val="22"/>
          <w:szCs w:val="22"/>
        </w:rPr>
        <w:t>-Mer. At each of the position where the bases of the donor and the recipient are different, we will tabulate the base counts {A, G, C, T}. These are deemed informative positions. Commonly encountered challenging regions or false mtDNA variants, originated from alignment errors and nuclear-encoded mitochondrial sequences, as we identified from various studies of mtDNA variants in cancer will be eliminated from such analysis (PMIDs: 36115539, 34337412, 31972374, 30709931).  We will derive statistics to measure the likelihood of observed base compositions at each informative position and across all informati</w:t>
      </w:r>
      <w:ins w:id="135" w:author="Maggo, Simran" w:date="2022-11-04T08:56:00Z">
        <w:r w:rsidR="00CD0C6F">
          <w:rPr>
            <w:rFonts w:ascii="Arial" w:eastAsia="Times New Roman" w:hAnsi="Arial" w:cs="Arial"/>
            <w:color w:val="000000"/>
            <w:sz w:val="22"/>
            <w:szCs w:val="22"/>
          </w:rPr>
          <w:t>ve</w:t>
        </w:r>
      </w:ins>
      <w:del w:id="136" w:author="Maggo, Simran" w:date="2022-11-04T08:56:00Z">
        <w:r w:rsidRPr="009B3F4B" w:rsidDel="00CD0C6F">
          <w:rPr>
            <w:rFonts w:ascii="Arial" w:eastAsia="Times New Roman" w:hAnsi="Arial" w:cs="Arial"/>
            <w:color w:val="000000"/>
            <w:sz w:val="22"/>
            <w:szCs w:val="22"/>
          </w:rPr>
          <w:delText>cs</w:delText>
        </w:r>
      </w:del>
      <w:r w:rsidRPr="009B3F4B">
        <w:rPr>
          <w:rFonts w:ascii="Arial" w:eastAsia="Times New Roman" w:hAnsi="Arial" w:cs="Arial"/>
          <w:color w:val="000000"/>
          <w:sz w:val="22"/>
          <w:szCs w:val="22"/>
        </w:rPr>
        <w:t xml:space="preserve"> positions assuming a null hypothesis of not having mixed mtDNA sequences from donor and recipient.</w:t>
      </w:r>
    </w:p>
    <w:p w14:paraId="49C596AD" w14:textId="77777777" w:rsidR="009B3F4B" w:rsidRPr="009B3F4B" w:rsidRDefault="009B3F4B" w:rsidP="009B3F4B">
      <w:pPr>
        <w:rPr>
          <w:rFonts w:ascii="Arial" w:eastAsia="Times New Roman" w:hAnsi="Arial" w:cs="Arial"/>
          <w:b/>
          <w:bCs/>
          <w:color w:val="000000"/>
          <w:sz w:val="22"/>
          <w:szCs w:val="22"/>
        </w:rPr>
      </w:pPr>
    </w:p>
    <w:p w14:paraId="3C323687" w14:textId="5302D118" w:rsidR="009B3F4B" w:rsidRPr="007F5330" w:rsidRDefault="009B3F4B" w:rsidP="009B3F4B">
      <w:pPr>
        <w:rPr>
          <w:rFonts w:ascii="Arial" w:eastAsia="Times New Roman" w:hAnsi="Arial" w:cs="Arial"/>
          <w:color w:val="000000"/>
          <w:sz w:val="22"/>
          <w:szCs w:val="22"/>
        </w:rPr>
      </w:pPr>
      <w:r w:rsidRPr="009B3F4B">
        <w:rPr>
          <w:rFonts w:ascii="Arial" w:eastAsia="Times New Roman" w:hAnsi="Arial" w:cs="Arial"/>
          <w:b/>
          <w:bCs/>
          <w:color w:val="000000"/>
          <w:sz w:val="22"/>
          <w:szCs w:val="22"/>
        </w:rPr>
        <w:t xml:space="preserve">Potential problems and alternative strategies. </w:t>
      </w:r>
      <w:r w:rsidRPr="007F5330">
        <w:rPr>
          <w:rFonts w:ascii="Arial" w:eastAsia="Times New Roman" w:hAnsi="Arial" w:cs="Arial"/>
          <w:color w:val="000000"/>
          <w:sz w:val="22"/>
          <w:szCs w:val="22"/>
        </w:rPr>
        <w:t xml:space="preserve">We do not anticipate any problems </w:t>
      </w:r>
      <w:del w:id="137" w:author="Maggo, Simran" w:date="2022-11-04T08:57:00Z">
        <w:r w:rsidRPr="007F5330" w:rsidDel="00CD0C6F">
          <w:rPr>
            <w:rFonts w:ascii="Arial" w:eastAsia="Times New Roman" w:hAnsi="Arial" w:cs="Arial"/>
            <w:color w:val="000000"/>
            <w:sz w:val="22"/>
            <w:szCs w:val="22"/>
          </w:rPr>
          <w:delText xml:space="preserve">from </w:delText>
        </w:r>
      </w:del>
      <w:r w:rsidRPr="007F5330">
        <w:rPr>
          <w:rFonts w:ascii="Arial" w:eastAsia="Times New Roman" w:hAnsi="Arial" w:cs="Arial"/>
          <w:color w:val="000000"/>
          <w:sz w:val="22"/>
          <w:szCs w:val="22"/>
        </w:rPr>
        <w:t xml:space="preserve">establishing the afore-mentioned pipeline. </w:t>
      </w:r>
    </w:p>
    <w:p w14:paraId="6D629E0D" w14:textId="77777777" w:rsidR="009B3F4B" w:rsidRPr="009B3F4B" w:rsidRDefault="009B3F4B" w:rsidP="009B3F4B">
      <w:pPr>
        <w:rPr>
          <w:rFonts w:ascii="Arial" w:eastAsia="Times New Roman" w:hAnsi="Arial" w:cs="Arial"/>
          <w:b/>
          <w:bCs/>
          <w:color w:val="000000"/>
          <w:sz w:val="22"/>
          <w:szCs w:val="22"/>
        </w:rPr>
      </w:pPr>
    </w:p>
    <w:p w14:paraId="2F482315" w14:textId="4D5A4CEF" w:rsidR="00A43B28" w:rsidRDefault="009B3F4B" w:rsidP="009B3F4B">
      <w:pPr>
        <w:rPr>
          <w:rFonts w:ascii="Arial" w:eastAsia="Times New Roman" w:hAnsi="Arial" w:cs="Arial"/>
          <w:color w:val="000000"/>
          <w:sz w:val="22"/>
          <w:szCs w:val="22"/>
        </w:rPr>
      </w:pPr>
      <w:r w:rsidRPr="009B3F4B">
        <w:rPr>
          <w:rFonts w:ascii="Arial" w:eastAsia="Times New Roman" w:hAnsi="Arial" w:cs="Arial"/>
          <w:b/>
          <w:bCs/>
          <w:color w:val="000000"/>
          <w:sz w:val="22"/>
          <w:szCs w:val="22"/>
        </w:rPr>
        <w:t xml:space="preserve">Milestones of Success. </w:t>
      </w:r>
      <w:r w:rsidRPr="007F5330">
        <w:rPr>
          <w:rFonts w:ascii="Arial" w:eastAsia="Times New Roman" w:hAnsi="Arial" w:cs="Arial"/>
          <w:color w:val="000000"/>
          <w:sz w:val="22"/>
          <w:szCs w:val="22"/>
        </w:rPr>
        <w:t>We anticipate the full implementation of the pipe</w:t>
      </w:r>
      <w:r w:rsidR="009E3B91">
        <w:rPr>
          <w:rFonts w:ascii="Arial" w:eastAsia="Times New Roman" w:hAnsi="Arial" w:cs="Arial"/>
          <w:color w:val="000000"/>
          <w:sz w:val="22"/>
          <w:szCs w:val="22"/>
        </w:rPr>
        <w:t>l</w:t>
      </w:r>
      <w:r w:rsidRPr="007F5330">
        <w:rPr>
          <w:rFonts w:ascii="Arial" w:eastAsia="Times New Roman" w:hAnsi="Arial" w:cs="Arial"/>
          <w:color w:val="000000"/>
          <w:sz w:val="22"/>
          <w:szCs w:val="22"/>
        </w:rPr>
        <w:t>ine and analytical methodology within the first three months of the project.</w:t>
      </w:r>
    </w:p>
    <w:p w14:paraId="5D314D7E" w14:textId="77777777" w:rsidR="007F5330" w:rsidRPr="001C257F" w:rsidRDefault="007F5330" w:rsidP="009B3F4B">
      <w:pPr>
        <w:rPr>
          <w:rFonts w:ascii="Arial" w:eastAsia="Times New Roman" w:hAnsi="Arial" w:cs="Arial"/>
          <w:b/>
          <w:bCs/>
          <w:color w:val="000000"/>
          <w:sz w:val="22"/>
          <w:szCs w:val="22"/>
        </w:rPr>
      </w:pPr>
    </w:p>
    <w:p w14:paraId="51495F09" w14:textId="77777777" w:rsidR="00FF7C3A" w:rsidRPr="001C257F" w:rsidRDefault="00E610D2" w:rsidP="00D456E8">
      <w:pPr>
        <w:rPr>
          <w:rFonts w:ascii="Arial" w:eastAsia="Times New Roman" w:hAnsi="Arial" w:cs="Arial"/>
          <w:color w:val="000000"/>
          <w:sz w:val="22"/>
          <w:szCs w:val="22"/>
        </w:rPr>
      </w:pPr>
      <w:r w:rsidRPr="001C257F">
        <w:rPr>
          <w:rFonts w:ascii="Arial" w:eastAsia="Times New Roman" w:hAnsi="Arial" w:cs="Arial"/>
          <w:b/>
          <w:bCs/>
          <w:color w:val="000000"/>
          <w:sz w:val="22"/>
          <w:szCs w:val="22"/>
        </w:rPr>
        <w:t xml:space="preserve">Aim </w:t>
      </w:r>
      <w:r w:rsidR="00FF7C3A" w:rsidRPr="001C257F">
        <w:rPr>
          <w:rFonts w:ascii="Arial" w:eastAsia="Times New Roman" w:hAnsi="Arial" w:cs="Arial"/>
          <w:b/>
          <w:bCs/>
          <w:color w:val="000000"/>
          <w:sz w:val="22"/>
          <w:szCs w:val="22"/>
        </w:rPr>
        <w:t>2</w:t>
      </w:r>
      <w:r w:rsidRPr="001C257F">
        <w:rPr>
          <w:rFonts w:ascii="Arial" w:eastAsia="Times New Roman" w:hAnsi="Arial" w:cs="Arial"/>
          <w:b/>
          <w:bCs/>
          <w:color w:val="000000"/>
          <w:sz w:val="22"/>
          <w:szCs w:val="22"/>
        </w:rPr>
        <w:t xml:space="preserve">.  </w:t>
      </w:r>
      <w:r w:rsidR="00FF7C3A" w:rsidRPr="001C257F">
        <w:rPr>
          <w:rFonts w:ascii="Arial" w:hAnsi="Arial" w:cs="Arial"/>
          <w:b/>
          <w:bCs/>
          <w:color w:val="262626"/>
          <w:sz w:val="22"/>
          <w:szCs w:val="22"/>
          <w:shd w:val="clear" w:color="auto" w:fill="FFFFFF"/>
        </w:rPr>
        <w:t>To optimize blood processing for the combined detection of dd-</w:t>
      </w:r>
      <w:proofErr w:type="spellStart"/>
      <w:r w:rsidR="00FF7C3A" w:rsidRPr="001C257F">
        <w:rPr>
          <w:rFonts w:ascii="Arial" w:hAnsi="Arial" w:cs="Arial"/>
          <w:b/>
          <w:bCs/>
          <w:color w:val="262626"/>
          <w:sz w:val="22"/>
          <w:szCs w:val="22"/>
          <w:shd w:val="clear" w:color="auto" w:fill="FFFFFF"/>
        </w:rPr>
        <w:t>cf</w:t>
      </w:r>
      <w:proofErr w:type="spellEnd"/>
      <w:r w:rsidR="00FF7C3A" w:rsidRPr="001C257F">
        <w:rPr>
          <w:rFonts w:ascii="Arial" w:hAnsi="Arial" w:cs="Arial"/>
          <w:b/>
          <w:bCs/>
          <w:color w:val="262626"/>
          <w:sz w:val="22"/>
          <w:szCs w:val="22"/>
          <w:shd w:val="clear" w:color="auto" w:fill="FFFFFF"/>
        </w:rPr>
        <w:t>-</w:t>
      </w:r>
      <w:proofErr w:type="spellStart"/>
      <w:r w:rsidR="00FF7C3A" w:rsidRPr="001C257F">
        <w:rPr>
          <w:rFonts w:ascii="Arial" w:hAnsi="Arial" w:cs="Arial"/>
          <w:b/>
          <w:bCs/>
          <w:color w:val="262626"/>
          <w:sz w:val="22"/>
          <w:szCs w:val="22"/>
          <w:shd w:val="clear" w:color="auto" w:fill="FFFFFF"/>
        </w:rPr>
        <w:t>nDNA</w:t>
      </w:r>
      <w:proofErr w:type="spellEnd"/>
      <w:r w:rsidR="00FF7C3A" w:rsidRPr="001C257F">
        <w:rPr>
          <w:rFonts w:ascii="Arial" w:hAnsi="Arial" w:cs="Arial"/>
          <w:b/>
          <w:bCs/>
          <w:color w:val="262626"/>
          <w:sz w:val="22"/>
          <w:szCs w:val="22"/>
          <w:shd w:val="clear" w:color="auto" w:fill="FFFFFF"/>
        </w:rPr>
        <w:t xml:space="preserve"> and for dd-</w:t>
      </w:r>
      <w:proofErr w:type="spellStart"/>
      <w:r w:rsidR="00FF7C3A" w:rsidRPr="001C257F">
        <w:rPr>
          <w:rFonts w:ascii="Arial" w:hAnsi="Arial" w:cs="Arial"/>
          <w:b/>
          <w:bCs/>
          <w:color w:val="262626"/>
          <w:sz w:val="22"/>
          <w:szCs w:val="22"/>
          <w:shd w:val="clear" w:color="auto" w:fill="FFFFFF"/>
        </w:rPr>
        <w:t>cf</w:t>
      </w:r>
      <w:proofErr w:type="spellEnd"/>
      <w:r w:rsidR="00FF7C3A" w:rsidRPr="001C257F">
        <w:rPr>
          <w:rFonts w:ascii="Arial" w:hAnsi="Arial" w:cs="Arial"/>
          <w:b/>
          <w:bCs/>
          <w:color w:val="262626"/>
          <w:sz w:val="22"/>
          <w:szCs w:val="22"/>
          <w:shd w:val="clear" w:color="auto" w:fill="FFFFFF"/>
        </w:rPr>
        <w:t>-mtDNA</w:t>
      </w:r>
      <w:r w:rsidR="00FF7C3A" w:rsidRPr="001C257F">
        <w:rPr>
          <w:rFonts w:ascii="Arial" w:hAnsi="Arial" w:cs="Arial"/>
          <w:color w:val="262626"/>
          <w:sz w:val="22"/>
          <w:szCs w:val="22"/>
          <w:shd w:val="clear" w:color="auto" w:fill="FFFFFF"/>
        </w:rPr>
        <w:t>. </w:t>
      </w:r>
    </w:p>
    <w:p w14:paraId="7D9B8DA3" w14:textId="2BAE1ADD" w:rsidR="007908FE" w:rsidRPr="001C257F" w:rsidRDefault="00D456E8" w:rsidP="00D456E8">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 xml:space="preserve"> </w:t>
      </w:r>
    </w:p>
    <w:p w14:paraId="6838FEF1" w14:textId="43283BE7" w:rsidR="00A13DDA" w:rsidRPr="001C257F" w:rsidRDefault="00A742D8" w:rsidP="006F5521">
      <w:pPr>
        <w:rPr>
          <w:rFonts w:ascii="Arial" w:eastAsia="Times New Roman" w:hAnsi="Arial" w:cs="Arial"/>
          <w:color w:val="000000"/>
          <w:sz w:val="22"/>
          <w:szCs w:val="22"/>
        </w:rPr>
      </w:pPr>
      <w:r w:rsidRPr="001C257F">
        <w:rPr>
          <w:rFonts w:ascii="Arial" w:eastAsia="Times New Roman" w:hAnsi="Arial" w:cs="Arial"/>
          <w:b/>
          <w:bCs/>
          <w:color w:val="000000"/>
          <w:sz w:val="22"/>
          <w:szCs w:val="22"/>
        </w:rPr>
        <w:t>Rationale</w:t>
      </w:r>
      <w:r w:rsidR="003508D9" w:rsidRPr="001C257F">
        <w:rPr>
          <w:rFonts w:ascii="Arial" w:eastAsia="Times New Roman" w:hAnsi="Arial" w:cs="Arial"/>
          <w:color w:val="000000"/>
          <w:sz w:val="22"/>
          <w:szCs w:val="22"/>
        </w:rPr>
        <w:t xml:space="preserve">. </w:t>
      </w:r>
      <w:r w:rsidR="00B1636F" w:rsidRPr="001C257F">
        <w:rPr>
          <w:rFonts w:ascii="Arial" w:eastAsia="Times New Roman" w:hAnsi="Arial" w:cs="Arial"/>
          <w:color w:val="000000"/>
          <w:sz w:val="22"/>
          <w:szCs w:val="22"/>
        </w:rPr>
        <w:t xml:space="preserve">  </w:t>
      </w:r>
      <w:r w:rsidR="0003732C" w:rsidRPr="001C257F">
        <w:rPr>
          <w:rFonts w:ascii="Arial" w:eastAsia="Times New Roman" w:hAnsi="Arial" w:cs="Arial"/>
          <w:color w:val="000000"/>
          <w:sz w:val="22"/>
          <w:szCs w:val="22"/>
        </w:rPr>
        <w:t>M</w:t>
      </w:r>
      <w:r w:rsidR="001F59FF" w:rsidRPr="001C257F">
        <w:rPr>
          <w:rFonts w:ascii="Arial" w:eastAsia="Times New Roman" w:hAnsi="Arial" w:cs="Arial"/>
          <w:color w:val="000000"/>
          <w:sz w:val="22"/>
          <w:szCs w:val="22"/>
        </w:rPr>
        <w:t>ost body fluids</w:t>
      </w:r>
      <w:r w:rsidR="0003732C" w:rsidRPr="001C257F">
        <w:rPr>
          <w:rFonts w:ascii="Arial" w:eastAsia="Times New Roman" w:hAnsi="Arial" w:cs="Arial"/>
          <w:color w:val="000000"/>
          <w:sz w:val="22"/>
          <w:szCs w:val="22"/>
        </w:rPr>
        <w:t xml:space="preserve"> contain m</w:t>
      </w:r>
      <w:r w:rsidR="00CD3FCC" w:rsidRPr="001C257F">
        <w:rPr>
          <w:rFonts w:ascii="Arial" w:eastAsia="Times New Roman" w:hAnsi="Arial" w:cs="Arial"/>
          <w:color w:val="000000"/>
          <w:sz w:val="22"/>
          <w:szCs w:val="22"/>
        </w:rPr>
        <w:t>t</w:t>
      </w:r>
      <w:r w:rsidR="0003732C" w:rsidRPr="001C257F">
        <w:rPr>
          <w:rFonts w:ascii="Arial" w:eastAsia="Times New Roman" w:hAnsi="Arial" w:cs="Arial"/>
          <w:color w:val="000000"/>
          <w:sz w:val="22"/>
          <w:szCs w:val="22"/>
        </w:rPr>
        <w:t xml:space="preserve">DNA, </w:t>
      </w:r>
      <w:r w:rsidR="003177DB" w:rsidRPr="001C257F">
        <w:rPr>
          <w:rFonts w:ascii="Arial" w:eastAsia="Times New Roman" w:hAnsi="Arial" w:cs="Arial"/>
          <w:color w:val="000000"/>
          <w:sz w:val="22"/>
          <w:szCs w:val="22"/>
        </w:rPr>
        <w:t xml:space="preserve">but plasma is the fluid of choice for this investigation because it is readily accessible and </w:t>
      </w:r>
      <w:r w:rsidR="004D573B" w:rsidRPr="001C257F">
        <w:rPr>
          <w:rFonts w:ascii="Arial" w:eastAsia="Times New Roman" w:hAnsi="Arial" w:cs="Arial"/>
          <w:color w:val="000000"/>
          <w:sz w:val="22"/>
          <w:szCs w:val="22"/>
        </w:rPr>
        <w:t xml:space="preserve">is not influenced by release of </w:t>
      </w:r>
      <w:proofErr w:type="spellStart"/>
      <w:r w:rsidR="001C2BD4" w:rsidRPr="001C257F">
        <w:rPr>
          <w:rFonts w:ascii="Arial" w:eastAsia="Times New Roman" w:hAnsi="Arial" w:cs="Arial"/>
          <w:color w:val="000000"/>
          <w:sz w:val="22"/>
          <w:szCs w:val="22"/>
        </w:rPr>
        <w:t>cf</w:t>
      </w:r>
      <w:proofErr w:type="spellEnd"/>
      <w:r w:rsidR="001C2BD4" w:rsidRPr="001C257F">
        <w:rPr>
          <w:rFonts w:ascii="Arial" w:eastAsia="Times New Roman" w:hAnsi="Arial" w:cs="Arial"/>
          <w:color w:val="000000"/>
          <w:sz w:val="22"/>
          <w:szCs w:val="22"/>
        </w:rPr>
        <w:t>-</w:t>
      </w:r>
      <w:r w:rsidR="003177DB" w:rsidRPr="001C257F">
        <w:rPr>
          <w:rFonts w:ascii="Arial" w:eastAsia="Times New Roman" w:hAnsi="Arial" w:cs="Arial"/>
          <w:color w:val="000000"/>
          <w:sz w:val="22"/>
          <w:szCs w:val="22"/>
        </w:rPr>
        <w:t xml:space="preserve">DNA </w:t>
      </w:r>
      <w:r w:rsidR="004D573B" w:rsidRPr="001C257F">
        <w:rPr>
          <w:rFonts w:ascii="Arial" w:eastAsia="Times New Roman" w:hAnsi="Arial" w:cs="Arial"/>
          <w:color w:val="000000"/>
          <w:sz w:val="22"/>
          <w:szCs w:val="22"/>
        </w:rPr>
        <w:t xml:space="preserve">during </w:t>
      </w:r>
      <w:del w:id="138" w:author="Maggo, Simran" w:date="2022-11-04T09:05:00Z">
        <w:r w:rsidR="004D573B" w:rsidRPr="001C257F" w:rsidDel="00D66A42">
          <w:rPr>
            <w:rFonts w:ascii="Arial" w:eastAsia="Times New Roman" w:hAnsi="Arial" w:cs="Arial"/>
            <w:color w:val="000000"/>
            <w:sz w:val="22"/>
            <w:szCs w:val="22"/>
          </w:rPr>
          <w:delText xml:space="preserve">the </w:delText>
        </w:r>
      </w:del>
      <w:r w:rsidR="004D573B" w:rsidRPr="001C257F">
        <w:rPr>
          <w:rFonts w:ascii="Arial" w:eastAsia="Times New Roman" w:hAnsi="Arial" w:cs="Arial"/>
          <w:color w:val="000000"/>
          <w:sz w:val="22"/>
          <w:szCs w:val="22"/>
        </w:rPr>
        <w:t xml:space="preserve">clotting </w:t>
      </w:r>
      <w:r w:rsidR="00AC69DC" w:rsidRPr="001C257F">
        <w:rPr>
          <w:rFonts w:ascii="Arial" w:eastAsia="Times New Roman" w:hAnsi="Arial" w:cs="Arial"/>
          <w:color w:val="000000"/>
          <w:sz w:val="22"/>
          <w:szCs w:val="22"/>
        </w:rPr>
        <w:t xml:space="preserve">or instability of </w:t>
      </w:r>
      <w:proofErr w:type="spellStart"/>
      <w:r w:rsidR="00AC69DC" w:rsidRPr="001C257F">
        <w:rPr>
          <w:rFonts w:ascii="Arial" w:eastAsia="Times New Roman" w:hAnsi="Arial" w:cs="Arial"/>
          <w:color w:val="000000"/>
          <w:sz w:val="22"/>
          <w:szCs w:val="22"/>
        </w:rPr>
        <w:t>cfDNA</w:t>
      </w:r>
      <w:proofErr w:type="spellEnd"/>
      <w:r w:rsidR="00AC69DC" w:rsidRPr="001C257F">
        <w:rPr>
          <w:rFonts w:ascii="Arial" w:eastAsia="Times New Roman" w:hAnsi="Arial" w:cs="Arial"/>
          <w:color w:val="000000"/>
          <w:sz w:val="22"/>
          <w:szCs w:val="22"/>
        </w:rPr>
        <w:t xml:space="preserve"> in urine </w:t>
      </w:r>
      <w:r w:rsidR="00FD44CD" w:rsidRPr="001C257F">
        <w:rPr>
          <w:rFonts w:ascii="Arial" w:eastAsia="Times New Roman" w:hAnsi="Arial" w:cs="Arial"/>
          <w:color w:val="000000"/>
          <w:sz w:val="22"/>
          <w:szCs w:val="22"/>
        </w:rPr>
        <w:t>(xx).</w:t>
      </w:r>
      <w:r w:rsidR="00D813CE" w:rsidRPr="001C257F">
        <w:rPr>
          <w:rFonts w:ascii="Arial" w:eastAsia="Times New Roman" w:hAnsi="Arial" w:cs="Arial"/>
          <w:color w:val="000000"/>
          <w:sz w:val="22"/>
          <w:szCs w:val="22"/>
        </w:rPr>
        <w:t xml:space="preserve">  </w:t>
      </w:r>
      <w:r w:rsidR="00FD0BAF" w:rsidRPr="001C257F">
        <w:rPr>
          <w:rFonts w:ascii="Arial" w:eastAsia="Times New Roman" w:hAnsi="Arial" w:cs="Arial"/>
          <w:color w:val="000000"/>
          <w:sz w:val="22"/>
          <w:szCs w:val="22"/>
        </w:rPr>
        <w:t xml:space="preserve">Dr. Baxter-Lowe’s laboratory has established methods for isolating </w:t>
      </w:r>
      <w:proofErr w:type="spellStart"/>
      <w:r w:rsidR="00FD0BAF" w:rsidRPr="001C257F">
        <w:rPr>
          <w:rFonts w:ascii="Arial" w:eastAsia="Times New Roman" w:hAnsi="Arial" w:cs="Arial"/>
          <w:color w:val="000000"/>
          <w:sz w:val="22"/>
          <w:szCs w:val="22"/>
        </w:rPr>
        <w:t>cf-</w:t>
      </w:r>
      <w:proofErr w:type="gramStart"/>
      <w:r w:rsidR="00EE7CF1" w:rsidRPr="001C257F">
        <w:rPr>
          <w:rFonts w:ascii="Arial" w:eastAsia="Times New Roman" w:hAnsi="Arial" w:cs="Arial"/>
          <w:color w:val="000000"/>
          <w:sz w:val="22"/>
          <w:szCs w:val="22"/>
        </w:rPr>
        <w:t>n</w:t>
      </w:r>
      <w:r w:rsidR="00FD0BAF" w:rsidRPr="001C257F">
        <w:rPr>
          <w:rFonts w:ascii="Arial" w:eastAsia="Times New Roman" w:hAnsi="Arial" w:cs="Arial"/>
          <w:color w:val="000000"/>
          <w:sz w:val="22"/>
          <w:szCs w:val="22"/>
        </w:rPr>
        <w:t>DNA</w:t>
      </w:r>
      <w:proofErr w:type="spellEnd"/>
      <w:proofErr w:type="gramEnd"/>
      <w:r w:rsidR="00EE7CF1" w:rsidRPr="001C257F">
        <w:rPr>
          <w:rFonts w:ascii="Arial" w:eastAsia="Times New Roman" w:hAnsi="Arial" w:cs="Arial"/>
          <w:color w:val="000000"/>
          <w:sz w:val="22"/>
          <w:szCs w:val="22"/>
        </w:rPr>
        <w:t xml:space="preserve"> but this approach </w:t>
      </w:r>
      <w:r w:rsidR="00325938" w:rsidRPr="001C257F">
        <w:rPr>
          <w:rFonts w:ascii="Arial" w:eastAsia="Times New Roman" w:hAnsi="Arial" w:cs="Arial"/>
          <w:color w:val="000000"/>
          <w:sz w:val="22"/>
          <w:szCs w:val="22"/>
        </w:rPr>
        <w:t xml:space="preserve">likely eliminates </w:t>
      </w:r>
      <w:r w:rsidR="000E2EE3" w:rsidRPr="001C257F">
        <w:rPr>
          <w:rFonts w:ascii="Arial" w:eastAsia="Times New Roman" w:hAnsi="Arial" w:cs="Arial"/>
          <w:color w:val="000000"/>
          <w:sz w:val="22"/>
          <w:szCs w:val="22"/>
        </w:rPr>
        <w:t xml:space="preserve">significant amounts of </w:t>
      </w:r>
      <w:proofErr w:type="spellStart"/>
      <w:r w:rsidR="00494067" w:rsidRPr="001C257F">
        <w:rPr>
          <w:rFonts w:ascii="Arial" w:eastAsia="Times New Roman" w:hAnsi="Arial" w:cs="Arial"/>
          <w:color w:val="000000"/>
          <w:sz w:val="22"/>
          <w:szCs w:val="22"/>
        </w:rPr>
        <w:t>c</w:t>
      </w:r>
      <w:r w:rsidR="00852DA5" w:rsidRPr="001C257F">
        <w:rPr>
          <w:rFonts w:ascii="Arial" w:eastAsia="Times New Roman" w:hAnsi="Arial" w:cs="Arial"/>
          <w:color w:val="000000"/>
          <w:sz w:val="22"/>
          <w:szCs w:val="22"/>
        </w:rPr>
        <w:t>f</w:t>
      </w:r>
      <w:proofErr w:type="spellEnd"/>
      <w:r w:rsidR="00852DA5" w:rsidRPr="001C257F">
        <w:rPr>
          <w:rFonts w:ascii="Arial" w:eastAsia="Times New Roman" w:hAnsi="Arial" w:cs="Arial"/>
          <w:color w:val="000000"/>
          <w:sz w:val="22"/>
          <w:szCs w:val="22"/>
        </w:rPr>
        <w:t>-mt DNA</w:t>
      </w:r>
      <w:r w:rsidR="00494067" w:rsidRPr="001C257F">
        <w:rPr>
          <w:rFonts w:ascii="Arial" w:eastAsia="Times New Roman" w:hAnsi="Arial" w:cs="Arial"/>
          <w:color w:val="000000"/>
          <w:sz w:val="22"/>
          <w:szCs w:val="22"/>
        </w:rPr>
        <w:t xml:space="preserve"> </w:t>
      </w:r>
      <w:r w:rsidR="007D5299" w:rsidRPr="001C257F">
        <w:rPr>
          <w:rFonts w:ascii="Arial" w:eastAsia="Times New Roman" w:hAnsi="Arial" w:cs="Arial"/>
          <w:color w:val="000000"/>
          <w:sz w:val="22"/>
          <w:szCs w:val="22"/>
        </w:rPr>
        <w:t>which is</w:t>
      </w:r>
      <w:r w:rsidR="00494067" w:rsidRPr="001C257F">
        <w:rPr>
          <w:rFonts w:ascii="Arial" w:eastAsia="Times New Roman" w:hAnsi="Arial" w:cs="Arial"/>
          <w:color w:val="000000"/>
          <w:sz w:val="22"/>
          <w:szCs w:val="22"/>
        </w:rPr>
        <w:t xml:space="preserve"> predominantly </w:t>
      </w:r>
      <w:r w:rsidR="00407849" w:rsidRPr="001C257F">
        <w:rPr>
          <w:rFonts w:ascii="Arial" w:eastAsia="Times New Roman" w:hAnsi="Arial" w:cs="Arial"/>
          <w:color w:val="000000"/>
          <w:sz w:val="22"/>
          <w:szCs w:val="22"/>
        </w:rPr>
        <w:t xml:space="preserve">encapsulated </w:t>
      </w:r>
      <w:r w:rsidR="008507C9" w:rsidRPr="001C257F">
        <w:rPr>
          <w:rFonts w:ascii="Arial" w:eastAsia="Times New Roman" w:hAnsi="Arial" w:cs="Arial"/>
          <w:color w:val="000000"/>
          <w:sz w:val="22"/>
          <w:szCs w:val="22"/>
        </w:rPr>
        <w:t xml:space="preserve">in </w:t>
      </w:r>
      <w:r w:rsidR="00407849" w:rsidRPr="001C257F">
        <w:rPr>
          <w:rFonts w:ascii="Arial" w:eastAsia="Times New Roman" w:hAnsi="Arial" w:cs="Arial"/>
          <w:color w:val="000000"/>
          <w:sz w:val="22"/>
          <w:szCs w:val="22"/>
        </w:rPr>
        <w:t xml:space="preserve">apoptotic bodies, platelets, </w:t>
      </w:r>
      <w:proofErr w:type="spellStart"/>
      <w:r w:rsidR="00407849" w:rsidRPr="001C257F">
        <w:rPr>
          <w:rFonts w:ascii="Arial" w:eastAsia="Times New Roman" w:hAnsi="Arial" w:cs="Arial"/>
          <w:color w:val="000000"/>
          <w:sz w:val="22"/>
          <w:szCs w:val="22"/>
        </w:rPr>
        <w:t>microvesicles</w:t>
      </w:r>
      <w:proofErr w:type="spellEnd"/>
      <w:r w:rsidR="00407849" w:rsidRPr="001C257F">
        <w:rPr>
          <w:rFonts w:ascii="Arial" w:eastAsia="Times New Roman" w:hAnsi="Arial" w:cs="Arial"/>
          <w:color w:val="000000"/>
          <w:sz w:val="22"/>
          <w:szCs w:val="22"/>
        </w:rPr>
        <w:t>, exosomes, whole mitochondri</w:t>
      </w:r>
      <w:r w:rsidR="007D5299" w:rsidRPr="001C257F">
        <w:rPr>
          <w:rFonts w:ascii="Arial" w:eastAsia="Times New Roman" w:hAnsi="Arial" w:cs="Arial"/>
          <w:color w:val="000000"/>
          <w:sz w:val="22"/>
          <w:szCs w:val="22"/>
        </w:rPr>
        <w:t>a</w:t>
      </w:r>
      <w:r w:rsidR="008507C9" w:rsidRPr="001C257F">
        <w:rPr>
          <w:rFonts w:ascii="Arial" w:eastAsia="Times New Roman" w:hAnsi="Arial" w:cs="Arial"/>
          <w:color w:val="000000"/>
          <w:sz w:val="22"/>
          <w:szCs w:val="22"/>
        </w:rPr>
        <w:t xml:space="preserve"> </w:t>
      </w:r>
      <w:r w:rsidR="00407849" w:rsidRPr="001C257F">
        <w:rPr>
          <w:rFonts w:ascii="Arial" w:eastAsia="Times New Roman" w:hAnsi="Arial" w:cs="Arial"/>
          <w:color w:val="000000"/>
          <w:sz w:val="22"/>
          <w:szCs w:val="22"/>
        </w:rPr>
        <w:t xml:space="preserve">(xx). </w:t>
      </w:r>
      <w:r w:rsidR="00D95386" w:rsidRPr="001C257F">
        <w:rPr>
          <w:rFonts w:ascii="Arial" w:eastAsia="Times New Roman" w:hAnsi="Arial" w:cs="Arial"/>
          <w:color w:val="000000"/>
          <w:sz w:val="22"/>
          <w:szCs w:val="22"/>
        </w:rPr>
        <w:t xml:space="preserve"> T</w:t>
      </w:r>
      <w:r w:rsidR="008507C9" w:rsidRPr="001C257F">
        <w:rPr>
          <w:rFonts w:ascii="Arial" w:eastAsia="Times New Roman" w:hAnsi="Arial" w:cs="Arial"/>
          <w:color w:val="000000"/>
          <w:sz w:val="22"/>
          <w:szCs w:val="22"/>
        </w:rPr>
        <w:t>hree</w:t>
      </w:r>
      <w:r w:rsidR="00D95386" w:rsidRPr="001C257F">
        <w:rPr>
          <w:rFonts w:ascii="Arial" w:eastAsia="Times New Roman" w:hAnsi="Arial" w:cs="Arial"/>
          <w:color w:val="000000"/>
          <w:sz w:val="22"/>
          <w:szCs w:val="22"/>
        </w:rPr>
        <w:t xml:space="preserve"> </w:t>
      </w:r>
      <w:r w:rsidR="008B258F" w:rsidRPr="001C257F">
        <w:rPr>
          <w:rFonts w:ascii="Arial" w:eastAsia="Times New Roman" w:hAnsi="Arial" w:cs="Arial"/>
          <w:color w:val="000000"/>
          <w:sz w:val="22"/>
          <w:szCs w:val="22"/>
        </w:rPr>
        <w:t xml:space="preserve">factors will be </w:t>
      </w:r>
      <w:r w:rsidR="000C3608" w:rsidRPr="001C257F">
        <w:rPr>
          <w:rFonts w:ascii="Arial" w:eastAsia="Times New Roman" w:hAnsi="Arial" w:cs="Arial"/>
          <w:color w:val="000000"/>
          <w:sz w:val="22"/>
          <w:szCs w:val="22"/>
        </w:rPr>
        <w:t>considered</w:t>
      </w:r>
      <w:r w:rsidR="00D95386" w:rsidRPr="001C257F">
        <w:rPr>
          <w:rFonts w:ascii="Arial" w:eastAsia="Times New Roman" w:hAnsi="Arial" w:cs="Arial"/>
          <w:color w:val="000000"/>
          <w:sz w:val="22"/>
          <w:szCs w:val="22"/>
        </w:rPr>
        <w:t xml:space="preserve"> </w:t>
      </w:r>
      <w:r w:rsidR="00FC2B95" w:rsidRPr="001C257F">
        <w:rPr>
          <w:rFonts w:ascii="Arial" w:eastAsia="Times New Roman" w:hAnsi="Arial" w:cs="Arial"/>
          <w:color w:val="000000"/>
          <w:sz w:val="22"/>
          <w:szCs w:val="22"/>
        </w:rPr>
        <w:t xml:space="preserve">(1) </w:t>
      </w:r>
      <w:r w:rsidR="00231494" w:rsidRPr="001C257F">
        <w:rPr>
          <w:rFonts w:ascii="Arial" w:eastAsia="Times New Roman" w:hAnsi="Arial" w:cs="Arial"/>
          <w:color w:val="000000"/>
          <w:sz w:val="22"/>
          <w:szCs w:val="22"/>
        </w:rPr>
        <w:t xml:space="preserve">recovery of </w:t>
      </w:r>
      <w:proofErr w:type="spellStart"/>
      <w:r w:rsidR="004F6735" w:rsidRPr="001C257F">
        <w:rPr>
          <w:rFonts w:ascii="Arial" w:eastAsia="Times New Roman" w:hAnsi="Arial" w:cs="Arial"/>
          <w:color w:val="000000"/>
          <w:sz w:val="22"/>
          <w:szCs w:val="22"/>
        </w:rPr>
        <w:t>cf</w:t>
      </w:r>
      <w:proofErr w:type="spellEnd"/>
      <w:r w:rsidR="004F6735" w:rsidRPr="001C257F">
        <w:rPr>
          <w:rFonts w:ascii="Arial" w:eastAsia="Times New Roman" w:hAnsi="Arial" w:cs="Arial"/>
          <w:color w:val="000000"/>
          <w:sz w:val="22"/>
          <w:szCs w:val="22"/>
        </w:rPr>
        <w:t>-</w:t>
      </w:r>
      <w:r w:rsidR="00231494" w:rsidRPr="001C257F">
        <w:rPr>
          <w:rFonts w:ascii="Arial" w:eastAsia="Times New Roman" w:hAnsi="Arial" w:cs="Arial"/>
          <w:color w:val="000000"/>
          <w:sz w:val="22"/>
          <w:szCs w:val="22"/>
        </w:rPr>
        <w:t>m</w:t>
      </w:r>
      <w:r w:rsidR="00011D6B" w:rsidRPr="001C257F">
        <w:rPr>
          <w:rFonts w:ascii="Arial" w:eastAsia="Times New Roman" w:hAnsi="Arial" w:cs="Arial"/>
          <w:color w:val="000000"/>
          <w:sz w:val="22"/>
          <w:szCs w:val="22"/>
        </w:rPr>
        <w:t>t</w:t>
      </w:r>
      <w:r w:rsidR="00231494" w:rsidRPr="001C257F">
        <w:rPr>
          <w:rFonts w:ascii="Arial" w:eastAsia="Times New Roman" w:hAnsi="Arial" w:cs="Arial"/>
          <w:color w:val="000000"/>
          <w:sz w:val="22"/>
          <w:szCs w:val="22"/>
        </w:rPr>
        <w:t>DNA,</w:t>
      </w:r>
      <w:r w:rsidR="00812111" w:rsidRPr="001C257F">
        <w:rPr>
          <w:rFonts w:ascii="Arial" w:eastAsia="Times New Roman" w:hAnsi="Arial" w:cs="Arial"/>
          <w:color w:val="000000"/>
          <w:sz w:val="22"/>
          <w:szCs w:val="22"/>
        </w:rPr>
        <w:t xml:space="preserve"> </w:t>
      </w:r>
      <w:r w:rsidR="00E44EFA" w:rsidRPr="001C257F">
        <w:rPr>
          <w:rFonts w:ascii="Arial" w:eastAsia="Times New Roman" w:hAnsi="Arial" w:cs="Arial"/>
          <w:color w:val="000000"/>
          <w:sz w:val="22"/>
          <w:szCs w:val="22"/>
        </w:rPr>
        <w:t xml:space="preserve">(2) </w:t>
      </w:r>
      <w:r w:rsidR="008813EB" w:rsidRPr="001C257F">
        <w:rPr>
          <w:rFonts w:ascii="Arial" w:eastAsia="Times New Roman" w:hAnsi="Arial" w:cs="Arial"/>
          <w:color w:val="000000"/>
          <w:sz w:val="22"/>
          <w:szCs w:val="22"/>
        </w:rPr>
        <w:t>recovery</w:t>
      </w:r>
      <w:r w:rsidR="008507C9" w:rsidRPr="001C257F">
        <w:rPr>
          <w:rFonts w:ascii="Arial" w:eastAsia="Times New Roman" w:hAnsi="Arial" w:cs="Arial"/>
          <w:color w:val="000000"/>
          <w:sz w:val="22"/>
          <w:szCs w:val="22"/>
        </w:rPr>
        <w:t xml:space="preserve"> </w:t>
      </w:r>
      <w:proofErr w:type="spellStart"/>
      <w:r w:rsidR="008813EB" w:rsidRPr="001C257F">
        <w:rPr>
          <w:rFonts w:ascii="Arial" w:eastAsia="Times New Roman" w:hAnsi="Arial" w:cs="Arial"/>
          <w:color w:val="000000"/>
          <w:sz w:val="22"/>
          <w:szCs w:val="22"/>
        </w:rPr>
        <w:t>cf-nDNA</w:t>
      </w:r>
      <w:proofErr w:type="spellEnd"/>
      <w:r w:rsidR="00ED4B01" w:rsidRPr="001C257F">
        <w:rPr>
          <w:rFonts w:ascii="Arial" w:eastAsia="Times New Roman" w:hAnsi="Arial" w:cs="Arial"/>
          <w:color w:val="000000"/>
          <w:sz w:val="22"/>
          <w:szCs w:val="22"/>
        </w:rPr>
        <w:t>, and (3</w:t>
      </w:r>
      <w:r w:rsidR="00B83BD4" w:rsidRPr="001C257F">
        <w:rPr>
          <w:rFonts w:ascii="Arial" w:eastAsia="Times New Roman" w:hAnsi="Arial" w:cs="Arial"/>
          <w:color w:val="000000"/>
          <w:sz w:val="22"/>
          <w:szCs w:val="22"/>
        </w:rPr>
        <w:t xml:space="preserve">) </w:t>
      </w:r>
      <w:r w:rsidR="00ED4B01" w:rsidRPr="001C257F">
        <w:rPr>
          <w:rFonts w:ascii="Arial" w:eastAsia="Times New Roman" w:hAnsi="Arial" w:cs="Arial"/>
          <w:color w:val="000000"/>
          <w:sz w:val="22"/>
          <w:szCs w:val="22"/>
        </w:rPr>
        <w:t xml:space="preserve">minimizing </w:t>
      </w:r>
      <w:r w:rsidR="00963971" w:rsidRPr="001C257F">
        <w:rPr>
          <w:rFonts w:ascii="Arial" w:eastAsia="Times New Roman" w:hAnsi="Arial" w:cs="Arial"/>
          <w:color w:val="000000"/>
          <w:sz w:val="22"/>
          <w:szCs w:val="22"/>
        </w:rPr>
        <w:t>p</w:t>
      </w:r>
      <w:r w:rsidR="00ED4B01" w:rsidRPr="001C257F">
        <w:rPr>
          <w:rFonts w:ascii="Arial" w:eastAsia="Times New Roman" w:hAnsi="Arial" w:cs="Arial"/>
          <w:color w:val="000000"/>
          <w:sz w:val="22"/>
          <w:szCs w:val="22"/>
        </w:rPr>
        <w:t xml:space="preserve">latelet-derived </w:t>
      </w:r>
      <w:proofErr w:type="spellStart"/>
      <w:r w:rsidR="00963971" w:rsidRPr="001C257F">
        <w:rPr>
          <w:rFonts w:ascii="Arial" w:eastAsia="Times New Roman" w:hAnsi="Arial" w:cs="Arial"/>
          <w:color w:val="000000"/>
          <w:sz w:val="22"/>
          <w:szCs w:val="22"/>
        </w:rPr>
        <w:t>cf</w:t>
      </w:r>
      <w:proofErr w:type="spellEnd"/>
      <w:r w:rsidR="00963971" w:rsidRPr="001C257F">
        <w:rPr>
          <w:rFonts w:ascii="Arial" w:eastAsia="Times New Roman" w:hAnsi="Arial" w:cs="Arial"/>
          <w:color w:val="000000"/>
          <w:sz w:val="22"/>
          <w:szCs w:val="22"/>
        </w:rPr>
        <w:t>-mtDNA</w:t>
      </w:r>
      <w:r w:rsidR="00B83BD4" w:rsidRPr="001C257F">
        <w:rPr>
          <w:rFonts w:ascii="Arial" w:eastAsia="Times New Roman" w:hAnsi="Arial" w:cs="Arial"/>
          <w:color w:val="000000"/>
          <w:sz w:val="22"/>
          <w:szCs w:val="22"/>
        </w:rPr>
        <w:t xml:space="preserve"> </w:t>
      </w:r>
      <w:r w:rsidR="00A905CC" w:rsidRPr="001C257F">
        <w:rPr>
          <w:rFonts w:ascii="Arial" w:eastAsia="Times New Roman" w:hAnsi="Arial" w:cs="Arial"/>
          <w:color w:val="000000"/>
          <w:sz w:val="22"/>
          <w:szCs w:val="22"/>
        </w:rPr>
        <w:t xml:space="preserve">which </w:t>
      </w:r>
      <w:r w:rsidR="00437A7D" w:rsidRPr="001C257F">
        <w:rPr>
          <w:rFonts w:ascii="Arial" w:eastAsia="Times New Roman" w:hAnsi="Arial" w:cs="Arial"/>
          <w:color w:val="000000"/>
          <w:sz w:val="22"/>
          <w:szCs w:val="22"/>
        </w:rPr>
        <w:t xml:space="preserve">is unrelated to the </w:t>
      </w:r>
      <w:r w:rsidR="00EB5D6F" w:rsidRPr="001C257F">
        <w:rPr>
          <w:rFonts w:ascii="Arial" w:eastAsia="Times New Roman" w:hAnsi="Arial" w:cs="Arial"/>
          <w:color w:val="000000"/>
          <w:sz w:val="22"/>
          <w:szCs w:val="22"/>
        </w:rPr>
        <w:t>transplanted organ</w:t>
      </w:r>
      <w:r w:rsidR="004F6735" w:rsidRPr="001C257F">
        <w:rPr>
          <w:rFonts w:ascii="Arial" w:eastAsia="Times New Roman" w:hAnsi="Arial" w:cs="Arial"/>
          <w:color w:val="000000"/>
          <w:sz w:val="22"/>
          <w:szCs w:val="22"/>
        </w:rPr>
        <w:t>.</w:t>
      </w:r>
    </w:p>
    <w:p w14:paraId="70DD93C3" w14:textId="77777777" w:rsidR="00AB32D4" w:rsidRPr="001C257F" w:rsidRDefault="00AB32D4" w:rsidP="006F5521">
      <w:pPr>
        <w:rPr>
          <w:rFonts w:ascii="Arial" w:eastAsia="Times New Roman" w:hAnsi="Arial" w:cs="Arial"/>
          <w:color w:val="000000"/>
          <w:sz w:val="22"/>
          <w:szCs w:val="22"/>
        </w:rPr>
      </w:pPr>
    </w:p>
    <w:p w14:paraId="459E0C1F" w14:textId="038362DE" w:rsidR="00227DCB" w:rsidRPr="001C257F" w:rsidRDefault="001F28DF" w:rsidP="00BE77B0">
      <w:pPr>
        <w:rPr>
          <w:rFonts w:ascii="Arial" w:eastAsia="Times New Roman" w:hAnsi="Arial" w:cs="Arial"/>
          <w:color w:val="000000"/>
          <w:sz w:val="22"/>
          <w:szCs w:val="22"/>
        </w:rPr>
      </w:pPr>
      <w:r w:rsidRPr="001C257F">
        <w:rPr>
          <w:rFonts w:ascii="Arial" w:eastAsia="Times New Roman" w:hAnsi="Arial" w:cs="Arial"/>
          <w:b/>
          <w:bCs/>
          <w:color w:val="000000"/>
          <w:sz w:val="22"/>
          <w:szCs w:val="22"/>
        </w:rPr>
        <w:lastRenderedPageBreak/>
        <w:t xml:space="preserve">Experimental Design.  </w:t>
      </w:r>
      <w:r w:rsidR="008D4BCC" w:rsidRPr="001C257F">
        <w:rPr>
          <w:rFonts w:ascii="Arial" w:eastAsia="Times New Roman" w:hAnsi="Arial" w:cs="Arial"/>
          <w:color w:val="000000"/>
          <w:sz w:val="22"/>
          <w:szCs w:val="22"/>
        </w:rPr>
        <w:t xml:space="preserve">To determine conditions maximizing the yield of </w:t>
      </w:r>
      <w:proofErr w:type="spellStart"/>
      <w:r w:rsidR="008D4BCC" w:rsidRPr="001C257F">
        <w:rPr>
          <w:rFonts w:ascii="Arial" w:eastAsia="Times New Roman" w:hAnsi="Arial" w:cs="Arial"/>
          <w:color w:val="000000"/>
          <w:sz w:val="22"/>
          <w:szCs w:val="22"/>
        </w:rPr>
        <w:t>cf</w:t>
      </w:r>
      <w:proofErr w:type="spellEnd"/>
      <w:r w:rsidR="008D4BCC" w:rsidRPr="001C257F">
        <w:rPr>
          <w:rFonts w:ascii="Arial" w:eastAsia="Times New Roman" w:hAnsi="Arial" w:cs="Arial"/>
          <w:color w:val="000000"/>
          <w:sz w:val="22"/>
          <w:szCs w:val="22"/>
        </w:rPr>
        <w:t xml:space="preserve"> mtDNA, blood will be collected from healthy volunteers</w:t>
      </w:r>
      <w:r w:rsidR="005F2DDB" w:rsidRPr="001C257F">
        <w:rPr>
          <w:rFonts w:ascii="Arial" w:eastAsia="Times New Roman" w:hAnsi="Arial" w:cs="Arial"/>
          <w:color w:val="000000"/>
          <w:sz w:val="22"/>
          <w:szCs w:val="22"/>
        </w:rPr>
        <w:t xml:space="preserve"> using an IRB-approved protocol.  </w:t>
      </w:r>
      <w:r w:rsidR="00706C94" w:rsidRPr="001C257F">
        <w:rPr>
          <w:rFonts w:ascii="Arial" w:eastAsia="Times New Roman" w:hAnsi="Arial" w:cs="Arial"/>
          <w:color w:val="000000"/>
          <w:sz w:val="22"/>
          <w:szCs w:val="22"/>
        </w:rPr>
        <w:t xml:space="preserve">Blood will be collected </w:t>
      </w:r>
      <w:r w:rsidR="005F2DDB" w:rsidRPr="001C257F">
        <w:rPr>
          <w:rFonts w:ascii="Arial" w:eastAsia="Times New Roman" w:hAnsi="Arial" w:cs="Arial"/>
          <w:color w:val="000000"/>
          <w:sz w:val="22"/>
          <w:szCs w:val="22"/>
        </w:rPr>
        <w:t xml:space="preserve">into </w:t>
      </w:r>
      <w:r w:rsidR="008079FD" w:rsidRPr="001C257F">
        <w:rPr>
          <w:rFonts w:ascii="Arial" w:eastAsia="Times New Roman" w:hAnsi="Arial" w:cs="Arial"/>
          <w:color w:val="000000"/>
          <w:sz w:val="22"/>
          <w:szCs w:val="22"/>
        </w:rPr>
        <w:t xml:space="preserve">Cell-Free DNA BCT blood collection </w:t>
      </w:r>
      <w:r w:rsidR="00706C94" w:rsidRPr="001C257F">
        <w:rPr>
          <w:rFonts w:ascii="Arial" w:eastAsia="Times New Roman" w:hAnsi="Arial" w:cs="Arial"/>
          <w:color w:val="000000"/>
          <w:sz w:val="22"/>
          <w:szCs w:val="22"/>
        </w:rPr>
        <w:t xml:space="preserve">tubes </w:t>
      </w:r>
      <w:r w:rsidR="00B11DE1" w:rsidRPr="001C257F">
        <w:rPr>
          <w:rFonts w:ascii="Arial" w:eastAsia="Times New Roman" w:hAnsi="Arial" w:cs="Arial"/>
          <w:color w:val="000000"/>
          <w:sz w:val="22"/>
          <w:szCs w:val="22"/>
        </w:rPr>
        <w:t>(</w:t>
      </w:r>
      <w:proofErr w:type="spellStart"/>
      <w:r w:rsidR="00B11DE1" w:rsidRPr="001C257F">
        <w:rPr>
          <w:rFonts w:ascii="Arial" w:eastAsia="Times New Roman" w:hAnsi="Arial" w:cs="Arial"/>
          <w:color w:val="000000"/>
          <w:sz w:val="22"/>
          <w:szCs w:val="22"/>
        </w:rPr>
        <w:t>Streck</w:t>
      </w:r>
      <w:proofErr w:type="spellEnd"/>
      <w:r w:rsidR="00B11DE1" w:rsidRPr="001C257F">
        <w:rPr>
          <w:rFonts w:ascii="Arial" w:eastAsia="Times New Roman" w:hAnsi="Arial" w:cs="Arial"/>
          <w:color w:val="000000"/>
          <w:sz w:val="22"/>
          <w:szCs w:val="22"/>
        </w:rPr>
        <w:t xml:space="preserve"> Corp, Le Vista NE) which</w:t>
      </w:r>
      <w:r w:rsidR="000C251A" w:rsidRPr="001C257F">
        <w:rPr>
          <w:rFonts w:ascii="Arial" w:eastAsia="Times New Roman" w:hAnsi="Arial" w:cs="Arial"/>
          <w:color w:val="000000"/>
          <w:sz w:val="22"/>
          <w:szCs w:val="22"/>
        </w:rPr>
        <w:t xml:space="preserve"> are </w:t>
      </w:r>
      <w:r w:rsidR="00A97827" w:rsidRPr="001C257F">
        <w:rPr>
          <w:rFonts w:ascii="Arial" w:eastAsia="Times New Roman" w:hAnsi="Arial" w:cs="Arial"/>
          <w:color w:val="000000"/>
          <w:sz w:val="22"/>
          <w:szCs w:val="22"/>
        </w:rPr>
        <w:t xml:space="preserve">specifically </w:t>
      </w:r>
      <w:r w:rsidR="000C251A" w:rsidRPr="001C257F">
        <w:rPr>
          <w:rFonts w:ascii="Arial" w:eastAsia="Times New Roman" w:hAnsi="Arial" w:cs="Arial"/>
          <w:color w:val="000000"/>
          <w:sz w:val="22"/>
          <w:szCs w:val="22"/>
        </w:rPr>
        <w:t xml:space="preserve">designed to </w:t>
      </w:r>
      <w:r w:rsidR="00706C94" w:rsidRPr="001C257F">
        <w:rPr>
          <w:rFonts w:ascii="Arial" w:eastAsia="Times New Roman" w:hAnsi="Arial" w:cs="Arial"/>
          <w:color w:val="000000"/>
          <w:sz w:val="22"/>
          <w:szCs w:val="22"/>
        </w:rPr>
        <w:t xml:space="preserve">stabilize </w:t>
      </w:r>
      <w:proofErr w:type="spellStart"/>
      <w:r w:rsidR="00A97827" w:rsidRPr="001C257F">
        <w:rPr>
          <w:rFonts w:ascii="Arial" w:eastAsia="Times New Roman" w:hAnsi="Arial" w:cs="Arial"/>
          <w:color w:val="000000"/>
          <w:sz w:val="22"/>
          <w:szCs w:val="22"/>
        </w:rPr>
        <w:t>cf</w:t>
      </w:r>
      <w:proofErr w:type="spellEnd"/>
      <w:r w:rsidR="00A97827" w:rsidRPr="001C257F">
        <w:rPr>
          <w:rFonts w:ascii="Arial" w:eastAsia="Times New Roman" w:hAnsi="Arial" w:cs="Arial"/>
          <w:color w:val="000000"/>
          <w:sz w:val="22"/>
          <w:szCs w:val="22"/>
        </w:rPr>
        <w:t>-</w:t>
      </w:r>
      <w:r w:rsidR="00706C94" w:rsidRPr="001C257F">
        <w:rPr>
          <w:rFonts w:ascii="Arial" w:eastAsia="Times New Roman" w:hAnsi="Arial" w:cs="Arial"/>
          <w:color w:val="000000"/>
          <w:sz w:val="22"/>
          <w:szCs w:val="22"/>
        </w:rPr>
        <w:t xml:space="preserve">DNA (xx).  </w:t>
      </w:r>
      <w:r w:rsidR="00E939F1" w:rsidRPr="001C257F">
        <w:rPr>
          <w:rFonts w:ascii="Arial" w:eastAsia="Times New Roman" w:hAnsi="Arial" w:cs="Arial"/>
          <w:color w:val="000000"/>
          <w:sz w:val="22"/>
          <w:szCs w:val="22"/>
        </w:rPr>
        <w:t>Blood will be centrifuged at 1,000 g × 5 min. This step eliminates whole cells and a good</w:t>
      </w:r>
      <w:r w:rsidR="007549EC" w:rsidRPr="001C257F">
        <w:rPr>
          <w:rFonts w:ascii="Arial" w:eastAsia="Times New Roman" w:hAnsi="Arial" w:cs="Arial"/>
          <w:color w:val="000000"/>
          <w:sz w:val="22"/>
          <w:szCs w:val="22"/>
        </w:rPr>
        <w:t xml:space="preserve"> </w:t>
      </w:r>
      <w:r w:rsidR="00E939F1" w:rsidRPr="001C257F">
        <w:rPr>
          <w:rFonts w:ascii="Arial" w:eastAsia="Times New Roman" w:hAnsi="Arial" w:cs="Arial"/>
          <w:color w:val="000000"/>
          <w:sz w:val="22"/>
          <w:szCs w:val="22"/>
        </w:rPr>
        <w:t>proportion of platelets, producing cell-free but platelet-rich plasma.</w:t>
      </w:r>
      <w:r w:rsidR="002C6E27" w:rsidRPr="001C257F">
        <w:rPr>
          <w:rFonts w:ascii="Arial" w:eastAsia="Times New Roman" w:hAnsi="Arial" w:cs="Arial"/>
          <w:color w:val="000000"/>
          <w:sz w:val="22"/>
          <w:szCs w:val="22"/>
        </w:rPr>
        <w:t xml:space="preserve">  </w:t>
      </w:r>
      <w:r w:rsidR="00E939F1" w:rsidRPr="001C257F">
        <w:rPr>
          <w:rFonts w:ascii="Arial" w:eastAsia="Times New Roman" w:hAnsi="Arial" w:cs="Arial"/>
          <w:color w:val="000000"/>
          <w:sz w:val="22"/>
          <w:szCs w:val="22"/>
        </w:rPr>
        <w:t xml:space="preserve">Subsequently, about 80% of the </w:t>
      </w:r>
      <w:r w:rsidR="00D06B58" w:rsidRPr="001C257F">
        <w:rPr>
          <w:rFonts w:ascii="Arial" w:eastAsia="Times New Roman" w:hAnsi="Arial" w:cs="Arial"/>
          <w:color w:val="000000"/>
          <w:sz w:val="22"/>
          <w:szCs w:val="22"/>
        </w:rPr>
        <w:t xml:space="preserve">top </w:t>
      </w:r>
      <w:r w:rsidR="00E939F1" w:rsidRPr="001C257F">
        <w:rPr>
          <w:rFonts w:ascii="Arial" w:eastAsia="Times New Roman" w:hAnsi="Arial" w:cs="Arial"/>
          <w:color w:val="000000"/>
          <w:sz w:val="22"/>
          <w:szCs w:val="22"/>
        </w:rPr>
        <w:t xml:space="preserve">plasma volume </w:t>
      </w:r>
      <w:r w:rsidR="002C6E27" w:rsidRPr="001C257F">
        <w:rPr>
          <w:rFonts w:ascii="Arial" w:eastAsia="Times New Roman" w:hAnsi="Arial" w:cs="Arial"/>
          <w:color w:val="000000"/>
          <w:sz w:val="22"/>
          <w:szCs w:val="22"/>
        </w:rPr>
        <w:t>will be collected</w:t>
      </w:r>
      <w:r w:rsidR="00E939F1" w:rsidRPr="001C257F">
        <w:rPr>
          <w:rFonts w:ascii="Arial" w:eastAsia="Times New Roman" w:hAnsi="Arial" w:cs="Arial"/>
          <w:color w:val="000000"/>
          <w:sz w:val="22"/>
          <w:szCs w:val="22"/>
        </w:rPr>
        <w:t xml:space="preserve"> and </w:t>
      </w:r>
      <w:r w:rsidR="007B2A19" w:rsidRPr="001C257F">
        <w:rPr>
          <w:rFonts w:ascii="Arial" w:eastAsia="Times New Roman" w:hAnsi="Arial" w:cs="Arial"/>
          <w:color w:val="000000"/>
          <w:sz w:val="22"/>
          <w:szCs w:val="22"/>
        </w:rPr>
        <w:t xml:space="preserve">aliquoted </w:t>
      </w:r>
      <w:r w:rsidR="003E4551" w:rsidRPr="001C257F">
        <w:rPr>
          <w:rFonts w:ascii="Arial" w:eastAsia="Times New Roman" w:hAnsi="Arial" w:cs="Arial"/>
          <w:color w:val="000000"/>
          <w:sz w:val="22"/>
          <w:szCs w:val="22"/>
        </w:rPr>
        <w:t xml:space="preserve">for </w:t>
      </w:r>
      <w:r w:rsidR="00E939F1" w:rsidRPr="001C257F">
        <w:rPr>
          <w:rFonts w:ascii="Arial" w:eastAsia="Times New Roman" w:hAnsi="Arial" w:cs="Arial"/>
          <w:color w:val="000000"/>
          <w:sz w:val="22"/>
          <w:szCs w:val="22"/>
        </w:rPr>
        <w:t>centrifug</w:t>
      </w:r>
      <w:r w:rsidR="003E4551" w:rsidRPr="001C257F">
        <w:rPr>
          <w:rFonts w:ascii="Arial" w:eastAsia="Times New Roman" w:hAnsi="Arial" w:cs="Arial"/>
          <w:color w:val="000000"/>
          <w:sz w:val="22"/>
          <w:szCs w:val="22"/>
        </w:rPr>
        <w:t xml:space="preserve">ation at a range of centrifugation conditions (2,000 – 5000 X g) </w:t>
      </w:r>
      <w:r w:rsidR="00B768FB" w:rsidRPr="001C257F">
        <w:rPr>
          <w:rFonts w:ascii="Arial" w:eastAsia="Times New Roman" w:hAnsi="Arial" w:cs="Arial"/>
          <w:color w:val="000000"/>
          <w:sz w:val="22"/>
          <w:szCs w:val="22"/>
        </w:rPr>
        <w:t xml:space="preserve">to determine conditions that </w:t>
      </w:r>
      <w:r w:rsidR="00E07204" w:rsidRPr="001C257F">
        <w:rPr>
          <w:rFonts w:ascii="Arial" w:eastAsia="Times New Roman" w:hAnsi="Arial" w:cs="Arial"/>
          <w:color w:val="000000"/>
          <w:sz w:val="22"/>
          <w:szCs w:val="22"/>
        </w:rPr>
        <w:t xml:space="preserve">remove </w:t>
      </w:r>
      <w:r w:rsidR="00E939F1" w:rsidRPr="001C257F">
        <w:rPr>
          <w:rFonts w:ascii="Arial" w:eastAsia="Times New Roman" w:hAnsi="Arial" w:cs="Arial"/>
          <w:color w:val="000000"/>
          <w:sz w:val="22"/>
          <w:szCs w:val="22"/>
        </w:rPr>
        <w:t xml:space="preserve">platelets and </w:t>
      </w:r>
      <w:r w:rsidR="00E07204" w:rsidRPr="001C257F">
        <w:rPr>
          <w:rFonts w:ascii="Arial" w:eastAsia="Times New Roman" w:hAnsi="Arial" w:cs="Arial"/>
          <w:color w:val="000000"/>
          <w:sz w:val="22"/>
          <w:szCs w:val="22"/>
        </w:rPr>
        <w:t xml:space="preserve">while preserving </w:t>
      </w:r>
      <w:r w:rsidR="00E939F1" w:rsidRPr="001C257F">
        <w:rPr>
          <w:rFonts w:ascii="Arial" w:eastAsia="Times New Roman" w:hAnsi="Arial" w:cs="Arial"/>
          <w:color w:val="000000"/>
          <w:sz w:val="22"/>
          <w:szCs w:val="22"/>
        </w:rPr>
        <w:t>vesicular bodies</w:t>
      </w:r>
      <w:r w:rsidR="00E07204" w:rsidRPr="001C257F">
        <w:rPr>
          <w:rFonts w:ascii="Arial" w:eastAsia="Times New Roman" w:hAnsi="Arial" w:cs="Arial"/>
          <w:color w:val="000000"/>
          <w:sz w:val="22"/>
          <w:szCs w:val="22"/>
        </w:rPr>
        <w:t xml:space="preserve"> containing m</w:t>
      </w:r>
      <w:r w:rsidR="0062578B" w:rsidRPr="001C257F">
        <w:rPr>
          <w:rFonts w:ascii="Arial" w:eastAsia="Times New Roman" w:hAnsi="Arial" w:cs="Arial"/>
          <w:color w:val="000000"/>
          <w:sz w:val="22"/>
          <w:szCs w:val="22"/>
        </w:rPr>
        <w:t>t</w:t>
      </w:r>
      <w:r w:rsidR="00E07204" w:rsidRPr="001C257F">
        <w:rPr>
          <w:rFonts w:ascii="Arial" w:eastAsia="Times New Roman" w:hAnsi="Arial" w:cs="Arial"/>
          <w:color w:val="000000"/>
          <w:sz w:val="22"/>
          <w:szCs w:val="22"/>
        </w:rPr>
        <w:t>DNA</w:t>
      </w:r>
      <w:r w:rsidR="00E939F1" w:rsidRPr="001C257F">
        <w:rPr>
          <w:rFonts w:ascii="Arial" w:eastAsia="Times New Roman" w:hAnsi="Arial" w:cs="Arial"/>
          <w:color w:val="000000"/>
          <w:sz w:val="22"/>
          <w:szCs w:val="22"/>
        </w:rPr>
        <w:t>. The top 80%</w:t>
      </w:r>
      <w:r w:rsidR="00E07204" w:rsidRPr="001C257F">
        <w:rPr>
          <w:rFonts w:ascii="Arial" w:eastAsia="Times New Roman" w:hAnsi="Arial" w:cs="Arial"/>
          <w:color w:val="000000"/>
          <w:sz w:val="22"/>
          <w:szCs w:val="22"/>
        </w:rPr>
        <w:t xml:space="preserve"> </w:t>
      </w:r>
      <w:r w:rsidR="00E939F1" w:rsidRPr="001C257F">
        <w:rPr>
          <w:rFonts w:ascii="Arial" w:eastAsia="Times New Roman" w:hAnsi="Arial" w:cs="Arial"/>
          <w:color w:val="000000"/>
          <w:sz w:val="22"/>
          <w:szCs w:val="22"/>
        </w:rPr>
        <w:t>of the volume</w:t>
      </w:r>
      <w:r w:rsidR="0062578B" w:rsidRPr="001C257F">
        <w:rPr>
          <w:rFonts w:ascii="Arial" w:eastAsia="Times New Roman" w:hAnsi="Arial" w:cs="Arial"/>
          <w:color w:val="000000"/>
          <w:sz w:val="22"/>
          <w:szCs w:val="22"/>
        </w:rPr>
        <w:t xml:space="preserve"> will be </w:t>
      </w:r>
      <w:r w:rsidR="00E939F1" w:rsidRPr="001C257F">
        <w:rPr>
          <w:rFonts w:ascii="Arial" w:eastAsia="Times New Roman" w:hAnsi="Arial" w:cs="Arial"/>
          <w:color w:val="000000"/>
          <w:sz w:val="22"/>
          <w:szCs w:val="22"/>
        </w:rPr>
        <w:t>transferred to a new tube</w:t>
      </w:r>
      <w:r w:rsidR="00BE77B0" w:rsidRPr="001C257F">
        <w:rPr>
          <w:rFonts w:ascii="Arial" w:eastAsia="Times New Roman" w:hAnsi="Arial" w:cs="Arial"/>
          <w:color w:val="000000"/>
          <w:sz w:val="22"/>
          <w:szCs w:val="22"/>
        </w:rPr>
        <w:t xml:space="preserve">.  </w:t>
      </w:r>
      <w:r w:rsidR="00227DCB" w:rsidRPr="001C257F">
        <w:rPr>
          <w:rFonts w:ascii="Arial" w:eastAsia="Times New Roman" w:hAnsi="Arial" w:cs="Arial"/>
          <w:color w:val="000000"/>
          <w:sz w:val="22"/>
          <w:szCs w:val="22"/>
        </w:rPr>
        <w:t xml:space="preserve">The plasma will be treated with membrane lysis buffer which has been reported to increase </w:t>
      </w:r>
      <w:proofErr w:type="spellStart"/>
      <w:r w:rsidR="00227DCB" w:rsidRPr="001C257F">
        <w:rPr>
          <w:rFonts w:ascii="Arial" w:eastAsia="Times New Roman" w:hAnsi="Arial" w:cs="Arial"/>
          <w:color w:val="000000"/>
          <w:sz w:val="22"/>
          <w:szCs w:val="22"/>
        </w:rPr>
        <w:t>cf</w:t>
      </w:r>
      <w:proofErr w:type="spellEnd"/>
      <w:r w:rsidR="00227DCB" w:rsidRPr="001C257F">
        <w:rPr>
          <w:rFonts w:ascii="Arial" w:eastAsia="Times New Roman" w:hAnsi="Arial" w:cs="Arial"/>
          <w:color w:val="000000"/>
          <w:sz w:val="22"/>
          <w:szCs w:val="22"/>
        </w:rPr>
        <w:t xml:space="preserve">-mtDNA recovery </w:t>
      </w:r>
      <w:proofErr w:type="gramStart"/>
      <w:r w:rsidR="00227DCB" w:rsidRPr="001C257F">
        <w:rPr>
          <w:rFonts w:ascii="Arial" w:eastAsia="Times New Roman" w:hAnsi="Arial" w:cs="Arial"/>
          <w:color w:val="000000"/>
          <w:sz w:val="22"/>
          <w:szCs w:val="22"/>
        </w:rPr>
        <w:t>400-1000 fold</w:t>
      </w:r>
      <w:proofErr w:type="gramEnd"/>
      <w:r w:rsidR="00227DCB" w:rsidRPr="001C257F">
        <w:rPr>
          <w:rFonts w:ascii="Arial" w:eastAsia="Times New Roman" w:hAnsi="Arial" w:cs="Arial"/>
          <w:color w:val="000000"/>
          <w:sz w:val="22"/>
          <w:szCs w:val="22"/>
        </w:rPr>
        <w:t xml:space="preserve"> (xx </w:t>
      </w:r>
      <w:proofErr w:type="spellStart"/>
      <w:r w:rsidR="00227DCB" w:rsidRPr="001C257F">
        <w:rPr>
          <w:rFonts w:ascii="Arial" w:eastAsia="Times New Roman" w:hAnsi="Arial" w:cs="Arial"/>
          <w:color w:val="000000"/>
          <w:sz w:val="22"/>
          <w:szCs w:val="22"/>
        </w:rPr>
        <w:t>Cushin</w:t>
      </w:r>
      <w:proofErr w:type="spellEnd"/>
      <w:r w:rsidR="00227DCB" w:rsidRPr="001C257F">
        <w:rPr>
          <w:rFonts w:ascii="Arial" w:eastAsia="Times New Roman" w:hAnsi="Arial" w:cs="Arial"/>
          <w:color w:val="000000"/>
          <w:sz w:val="22"/>
          <w:szCs w:val="22"/>
        </w:rPr>
        <w:t xml:space="preserve"> et al).  </w:t>
      </w:r>
      <w:commentRangeStart w:id="139"/>
      <w:r w:rsidR="00CD027C">
        <w:rPr>
          <w:rFonts w:ascii="Arial" w:eastAsia="Times New Roman" w:hAnsi="Arial" w:cs="Arial"/>
          <w:color w:val="000000"/>
          <w:sz w:val="22"/>
          <w:szCs w:val="22"/>
        </w:rPr>
        <w:t>Platelet removal will be evaluated by visual inspection using a microscope.</w:t>
      </w:r>
      <w:commentRangeEnd w:id="139"/>
      <w:r w:rsidR="00D66A42">
        <w:rPr>
          <w:rStyle w:val="CommentReference"/>
        </w:rPr>
        <w:commentReference w:id="139"/>
      </w:r>
    </w:p>
    <w:p w14:paraId="56D4539F" w14:textId="77777777" w:rsidR="00227DCB" w:rsidRPr="001C257F" w:rsidRDefault="00227DCB" w:rsidP="00BE77B0">
      <w:pPr>
        <w:rPr>
          <w:rFonts w:ascii="Arial" w:eastAsia="Times New Roman" w:hAnsi="Arial" w:cs="Arial"/>
          <w:color w:val="000000"/>
          <w:sz w:val="22"/>
          <w:szCs w:val="22"/>
        </w:rPr>
      </w:pPr>
    </w:p>
    <w:p w14:paraId="1761E12E" w14:textId="5B43E5D0" w:rsidR="00BE77B0" w:rsidRPr="001C257F" w:rsidRDefault="00BE77B0" w:rsidP="00BE77B0">
      <w:pPr>
        <w:rPr>
          <w:rFonts w:ascii="Arial" w:eastAsia="Times New Roman" w:hAnsi="Arial" w:cs="Arial"/>
          <w:color w:val="000000"/>
          <w:sz w:val="22"/>
          <w:szCs w:val="22"/>
        </w:rPr>
      </w:pPr>
      <w:r w:rsidRPr="001C257F">
        <w:rPr>
          <w:rFonts w:ascii="Arial" w:eastAsia="Times New Roman" w:hAnsi="Arial" w:cs="Arial"/>
          <w:color w:val="000000"/>
          <w:sz w:val="22"/>
          <w:szCs w:val="22"/>
        </w:rPr>
        <w:t xml:space="preserve">DNA yield will be determined by fluorometry using Qubit Double-Stranded DNA High Sensitivity assay (Invitrogen, Life Technologies).  </w:t>
      </w:r>
      <w:commentRangeStart w:id="140"/>
      <w:r w:rsidRPr="001C257F">
        <w:rPr>
          <w:rFonts w:ascii="Arial" w:eastAsia="Times New Roman" w:hAnsi="Arial" w:cs="Arial"/>
          <w:color w:val="000000"/>
          <w:sz w:val="22"/>
          <w:szCs w:val="22"/>
        </w:rPr>
        <w:t>Spectrophotometric analysis (</w:t>
      </w:r>
      <w:proofErr w:type="spellStart"/>
      <w:r w:rsidRPr="001C257F">
        <w:rPr>
          <w:rFonts w:ascii="Arial" w:eastAsia="Times New Roman" w:hAnsi="Arial" w:cs="Arial"/>
          <w:color w:val="000000"/>
          <w:sz w:val="22"/>
          <w:szCs w:val="22"/>
        </w:rPr>
        <w:t>NanoDrop</w:t>
      </w:r>
      <w:proofErr w:type="spellEnd"/>
      <w:r w:rsidRPr="001C257F">
        <w:rPr>
          <w:rFonts w:ascii="Arial" w:eastAsia="Times New Roman" w:hAnsi="Arial" w:cs="Arial"/>
          <w:color w:val="000000"/>
          <w:sz w:val="22"/>
          <w:szCs w:val="22"/>
        </w:rPr>
        <w:t xml:space="preserve"> Spectrophotometer, </w:t>
      </w:r>
      <w:proofErr w:type="spellStart"/>
      <w:r w:rsidRPr="001C257F">
        <w:rPr>
          <w:rFonts w:ascii="Arial" w:eastAsia="Times New Roman" w:hAnsi="Arial" w:cs="Arial"/>
          <w:color w:val="000000"/>
          <w:sz w:val="22"/>
          <w:szCs w:val="22"/>
        </w:rPr>
        <w:t>Thermo</w:t>
      </w:r>
      <w:proofErr w:type="spellEnd"/>
      <w:r w:rsidRPr="001C257F">
        <w:rPr>
          <w:rFonts w:ascii="Arial" w:eastAsia="Times New Roman" w:hAnsi="Arial" w:cs="Arial"/>
          <w:color w:val="000000"/>
          <w:sz w:val="22"/>
          <w:szCs w:val="22"/>
        </w:rPr>
        <w:t xml:space="preserve"> Fischer Scientific) will be used to assess </w:t>
      </w:r>
      <w:proofErr w:type="spellStart"/>
      <w:r w:rsidRPr="001C257F">
        <w:rPr>
          <w:rFonts w:ascii="Arial" w:eastAsia="Times New Roman" w:hAnsi="Arial" w:cs="Arial"/>
          <w:color w:val="000000"/>
          <w:sz w:val="22"/>
          <w:szCs w:val="22"/>
        </w:rPr>
        <w:t>cfDNA</w:t>
      </w:r>
      <w:proofErr w:type="spellEnd"/>
      <w:r w:rsidRPr="001C257F">
        <w:rPr>
          <w:rFonts w:ascii="Arial" w:eastAsia="Times New Roman" w:hAnsi="Arial" w:cs="Arial"/>
          <w:color w:val="000000"/>
          <w:sz w:val="22"/>
          <w:szCs w:val="22"/>
        </w:rPr>
        <w:t xml:space="preserve"> purity by measuring the ratio of absorbance at 260 nm and 280 nm. </w:t>
      </w:r>
      <w:commentRangeEnd w:id="140"/>
      <w:r w:rsidR="00D66A42">
        <w:rPr>
          <w:rStyle w:val="CommentReference"/>
        </w:rPr>
        <w:commentReference w:id="140"/>
      </w:r>
      <w:r w:rsidRPr="001C257F">
        <w:rPr>
          <w:rFonts w:ascii="Arial" w:eastAsia="Times New Roman" w:hAnsi="Arial" w:cs="Arial"/>
          <w:color w:val="000000"/>
          <w:sz w:val="22"/>
          <w:szCs w:val="22"/>
        </w:rPr>
        <w:t xml:space="preserve">The fragment size of the isolated </w:t>
      </w:r>
      <w:proofErr w:type="spellStart"/>
      <w:r w:rsidRPr="001C257F">
        <w:rPr>
          <w:rFonts w:ascii="Arial" w:eastAsia="Times New Roman" w:hAnsi="Arial" w:cs="Arial"/>
          <w:color w:val="000000"/>
          <w:sz w:val="22"/>
          <w:szCs w:val="22"/>
        </w:rPr>
        <w:t>cfDNA</w:t>
      </w:r>
      <w:proofErr w:type="spellEnd"/>
      <w:r w:rsidRPr="001C257F">
        <w:rPr>
          <w:rFonts w:ascii="Arial" w:eastAsia="Times New Roman" w:hAnsi="Arial" w:cs="Arial"/>
          <w:color w:val="000000"/>
          <w:sz w:val="22"/>
          <w:szCs w:val="22"/>
        </w:rPr>
        <w:t xml:space="preserve"> will be determined using High Sensitivity DNA chips ran in an Agilent 2,100 </w:t>
      </w:r>
      <w:proofErr w:type="spellStart"/>
      <w:r w:rsidRPr="001C257F">
        <w:rPr>
          <w:rFonts w:ascii="Arial" w:eastAsia="Times New Roman" w:hAnsi="Arial" w:cs="Arial"/>
          <w:color w:val="000000"/>
          <w:sz w:val="22"/>
          <w:szCs w:val="22"/>
        </w:rPr>
        <w:t>BioAnalyzer</w:t>
      </w:r>
      <w:proofErr w:type="spellEnd"/>
      <w:r w:rsidRPr="001C257F">
        <w:rPr>
          <w:rFonts w:ascii="Arial" w:eastAsia="Times New Roman" w:hAnsi="Arial" w:cs="Arial"/>
          <w:color w:val="000000"/>
          <w:sz w:val="22"/>
          <w:szCs w:val="22"/>
        </w:rPr>
        <w:t xml:space="preserve"> (Agilent, Santa Clara, CA, USA). To determine </w:t>
      </w:r>
      <w:proofErr w:type="spellStart"/>
      <w:r w:rsidRPr="001C257F">
        <w:rPr>
          <w:rFonts w:ascii="Arial" w:eastAsia="Times New Roman" w:hAnsi="Arial" w:cs="Arial"/>
          <w:color w:val="000000"/>
          <w:sz w:val="22"/>
          <w:szCs w:val="22"/>
        </w:rPr>
        <w:t>nDNA</w:t>
      </w:r>
      <w:proofErr w:type="spellEnd"/>
      <w:r w:rsidRPr="001C257F">
        <w:rPr>
          <w:rFonts w:ascii="Arial" w:eastAsia="Times New Roman" w:hAnsi="Arial" w:cs="Arial"/>
          <w:color w:val="000000"/>
          <w:sz w:val="22"/>
          <w:szCs w:val="22"/>
        </w:rPr>
        <w:t xml:space="preserve"> and mtDNA sample content, two quantitative real-time PCR (qPCR) assays (</w:t>
      </w:r>
      <w:commentRangeStart w:id="141"/>
      <w:proofErr w:type="spellStart"/>
      <w:r w:rsidRPr="001C257F">
        <w:rPr>
          <w:rFonts w:ascii="Arial" w:eastAsia="Times New Roman" w:hAnsi="Arial" w:cs="Arial"/>
          <w:color w:val="000000"/>
          <w:sz w:val="22"/>
          <w:szCs w:val="22"/>
        </w:rPr>
        <w:t>ScienCell</w:t>
      </w:r>
      <w:proofErr w:type="spellEnd"/>
      <w:r w:rsidRPr="001C257F">
        <w:rPr>
          <w:rFonts w:ascii="Arial" w:eastAsia="Times New Roman" w:hAnsi="Arial" w:cs="Arial"/>
          <w:color w:val="000000"/>
          <w:sz w:val="22"/>
          <w:szCs w:val="22"/>
        </w:rPr>
        <w:t xml:space="preserve"> Research Laboratories, Carlsbad, CA) </w:t>
      </w:r>
      <w:commentRangeEnd w:id="141"/>
      <w:r w:rsidR="008C6540">
        <w:rPr>
          <w:rStyle w:val="CommentReference"/>
        </w:rPr>
        <w:commentReference w:id="141"/>
      </w:r>
      <w:r w:rsidRPr="001C257F">
        <w:rPr>
          <w:rFonts w:ascii="Arial" w:eastAsia="Times New Roman" w:hAnsi="Arial" w:cs="Arial"/>
          <w:color w:val="000000"/>
          <w:sz w:val="22"/>
          <w:szCs w:val="22"/>
        </w:rPr>
        <w:t xml:space="preserve">will be used.  An assay that measures mtDNA copy number normalized copy number of a reference nuclear gene will be used to detect </w:t>
      </w:r>
      <w:proofErr w:type="spellStart"/>
      <w:r w:rsidRPr="001C257F">
        <w:rPr>
          <w:rFonts w:ascii="Arial" w:eastAsia="Times New Roman" w:hAnsi="Arial" w:cs="Arial"/>
          <w:color w:val="000000"/>
          <w:sz w:val="22"/>
          <w:szCs w:val="22"/>
        </w:rPr>
        <w:t>nDNA</w:t>
      </w:r>
      <w:proofErr w:type="spellEnd"/>
      <w:r w:rsidRPr="001C257F">
        <w:rPr>
          <w:rFonts w:ascii="Arial" w:eastAsia="Times New Roman" w:hAnsi="Arial" w:cs="Arial"/>
          <w:color w:val="000000"/>
          <w:sz w:val="22"/>
          <w:szCs w:val="22"/>
        </w:rPr>
        <w:t xml:space="preserve">.  </w:t>
      </w:r>
      <w:commentRangeStart w:id="142"/>
      <w:r w:rsidRPr="001C257F">
        <w:rPr>
          <w:rFonts w:ascii="Arial" w:eastAsia="Times New Roman" w:hAnsi="Arial" w:cs="Arial"/>
          <w:color w:val="000000"/>
          <w:sz w:val="22"/>
          <w:szCs w:val="22"/>
        </w:rPr>
        <w:t xml:space="preserve">A second assay for determining absolute mtDNA copy number will be used to specifically quantify mtDNA. </w:t>
      </w:r>
      <w:commentRangeEnd w:id="142"/>
      <w:r w:rsidR="00D66A42">
        <w:rPr>
          <w:rStyle w:val="CommentReference"/>
        </w:rPr>
        <w:commentReference w:id="142"/>
      </w:r>
      <w:r w:rsidRPr="001C257F">
        <w:rPr>
          <w:rFonts w:ascii="Arial" w:eastAsia="Times New Roman" w:hAnsi="Arial" w:cs="Arial"/>
          <w:color w:val="000000"/>
          <w:sz w:val="22"/>
          <w:szCs w:val="22"/>
        </w:rPr>
        <w:t xml:space="preserve"> </w:t>
      </w:r>
    </w:p>
    <w:p w14:paraId="65BB5F64" w14:textId="21086FDD" w:rsidR="0087763D" w:rsidRPr="001C257F" w:rsidRDefault="0087763D" w:rsidP="00E939F1">
      <w:pPr>
        <w:rPr>
          <w:rFonts w:ascii="Arial" w:eastAsia="Times New Roman" w:hAnsi="Arial" w:cs="Arial"/>
          <w:color w:val="000000"/>
          <w:sz w:val="22"/>
          <w:szCs w:val="22"/>
        </w:rPr>
      </w:pPr>
    </w:p>
    <w:p w14:paraId="0F2AD152" w14:textId="48CFEBF8" w:rsidR="00ED67C4" w:rsidRPr="001C257F" w:rsidRDefault="00F26781" w:rsidP="00ED67C4">
      <w:pPr>
        <w:rPr>
          <w:rFonts w:ascii="Arial" w:eastAsia="Times New Roman" w:hAnsi="Arial" w:cs="Arial"/>
          <w:color w:val="000000"/>
          <w:sz w:val="22"/>
          <w:szCs w:val="22"/>
        </w:rPr>
      </w:pPr>
      <w:r w:rsidRPr="001C257F">
        <w:rPr>
          <w:rFonts w:ascii="Arial" w:eastAsia="Times New Roman" w:hAnsi="Arial" w:cs="Arial"/>
          <w:b/>
          <w:bCs/>
          <w:color w:val="000000"/>
          <w:sz w:val="22"/>
          <w:szCs w:val="22"/>
        </w:rPr>
        <w:t>D</w:t>
      </w:r>
      <w:r w:rsidR="00ED67C4" w:rsidRPr="001C257F">
        <w:rPr>
          <w:rFonts w:ascii="Arial" w:eastAsia="Times New Roman" w:hAnsi="Arial" w:cs="Arial"/>
          <w:b/>
          <w:bCs/>
          <w:color w:val="000000"/>
          <w:sz w:val="22"/>
          <w:szCs w:val="22"/>
        </w:rPr>
        <w:t xml:space="preserve">ata Interpretation and Analyses. </w:t>
      </w:r>
      <w:r w:rsidR="00ED67C4" w:rsidRPr="001C257F">
        <w:rPr>
          <w:rFonts w:ascii="Arial" w:eastAsia="Times New Roman" w:hAnsi="Arial" w:cs="Arial"/>
          <w:color w:val="000000"/>
          <w:sz w:val="22"/>
          <w:szCs w:val="22"/>
        </w:rPr>
        <w:t xml:space="preserve"> </w:t>
      </w:r>
      <w:r w:rsidR="001675FB" w:rsidRPr="001C257F">
        <w:rPr>
          <w:rFonts w:ascii="Arial" w:eastAsia="Times New Roman" w:hAnsi="Arial" w:cs="Arial"/>
          <w:color w:val="000000"/>
          <w:sz w:val="22"/>
          <w:szCs w:val="22"/>
        </w:rPr>
        <w:t xml:space="preserve">The following parameters will be determined </w:t>
      </w:r>
      <w:del w:id="143" w:author="Maggo, Simran" w:date="2022-11-04T09:13:00Z">
        <w:r w:rsidR="001675FB" w:rsidRPr="001C257F" w:rsidDel="00D66A42">
          <w:rPr>
            <w:rFonts w:ascii="Arial" w:eastAsia="Times New Roman" w:hAnsi="Arial" w:cs="Arial"/>
            <w:color w:val="000000"/>
            <w:sz w:val="22"/>
            <w:szCs w:val="22"/>
          </w:rPr>
          <w:delText xml:space="preserve">will be determined </w:delText>
        </w:r>
      </w:del>
      <w:r w:rsidR="001675FB" w:rsidRPr="001C257F">
        <w:rPr>
          <w:rFonts w:ascii="Arial" w:eastAsia="Times New Roman" w:hAnsi="Arial" w:cs="Arial"/>
          <w:color w:val="000000"/>
          <w:sz w:val="22"/>
          <w:szCs w:val="22"/>
        </w:rPr>
        <w:t>for each set of experimental centrifugation conditions</w:t>
      </w:r>
      <w:r w:rsidR="00DF4D41" w:rsidRPr="001C257F">
        <w:rPr>
          <w:rFonts w:ascii="Arial" w:eastAsia="Times New Roman" w:hAnsi="Arial" w:cs="Arial"/>
          <w:color w:val="000000"/>
          <w:sz w:val="22"/>
          <w:szCs w:val="22"/>
        </w:rPr>
        <w:t>:  t</w:t>
      </w:r>
      <w:r w:rsidR="001675FB" w:rsidRPr="001C257F">
        <w:rPr>
          <w:rFonts w:ascii="Arial" w:eastAsia="Times New Roman" w:hAnsi="Arial" w:cs="Arial"/>
          <w:color w:val="000000"/>
          <w:sz w:val="22"/>
          <w:szCs w:val="22"/>
        </w:rPr>
        <w:t xml:space="preserve">otal </w:t>
      </w:r>
      <w:r w:rsidR="00A2726D" w:rsidRPr="001C257F">
        <w:rPr>
          <w:rFonts w:ascii="Arial" w:eastAsia="Times New Roman" w:hAnsi="Arial" w:cs="Arial"/>
          <w:color w:val="000000"/>
          <w:sz w:val="22"/>
          <w:szCs w:val="22"/>
        </w:rPr>
        <w:t xml:space="preserve">DNA </w:t>
      </w:r>
      <w:r w:rsidR="00637043" w:rsidRPr="001C257F">
        <w:rPr>
          <w:rFonts w:ascii="Arial" w:eastAsia="Times New Roman" w:hAnsi="Arial" w:cs="Arial"/>
          <w:color w:val="000000"/>
          <w:sz w:val="22"/>
          <w:szCs w:val="22"/>
        </w:rPr>
        <w:t>recovery</w:t>
      </w:r>
      <w:r w:rsidR="00DF4D41" w:rsidRPr="001C257F">
        <w:rPr>
          <w:rFonts w:ascii="Arial" w:eastAsia="Times New Roman" w:hAnsi="Arial" w:cs="Arial"/>
          <w:color w:val="000000"/>
          <w:sz w:val="22"/>
          <w:szCs w:val="22"/>
        </w:rPr>
        <w:t xml:space="preserve">, </w:t>
      </w:r>
      <w:r w:rsidR="009E06B0" w:rsidRPr="001C257F">
        <w:rPr>
          <w:rFonts w:ascii="Arial" w:eastAsia="Times New Roman" w:hAnsi="Arial" w:cs="Arial"/>
          <w:color w:val="000000"/>
          <w:sz w:val="22"/>
          <w:szCs w:val="22"/>
        </w:rPr>
        <w:t>DNA purity</w:t>
      </w:r>
      <w:r w:rsidR="00DF4D41" w:rsidRPr="001C257F">
        <w:rPr>
          <w:rFonts w:ascii="Arial" w:eastAsia="Times New Roman" w:hAnsi="Arial" w:cs="Arial"/>
          <w:color w:val="000000"/>
          <w:sz w:val="22"/>
          <w:szCs w:val="22"/>
        </w:rPr>
        <w:t xml:space="preserve">, mtDNA recovery, </w:t>
      </w:r>
      <w:proofErr w:type="spellStart"/>
      <w:r w:rsidR="00A85077" w:rsidRPr="001C257F">
        <w:rPr>
          <w:rFonts w:ascii="Arial" w:eastAsia="Times New Roman" w:hAnsi="Arial" w:cs="Arial"/>
          <w:color w:val="000000"/>
          <w:sz w:val="22"/>
          <w:szCs w:val="22"/>
        </w:rPr>
        <w:t>nDNA</w:t>
      </w:r>
      <w:proofErr w:type="spellEnd"/>
      <w:r w:rsidR="00A85077" w:rsidRPr="001C257F">
        <w:rPr>
          <w:rFonts w:ascii="Arial" w:eastAsia="Times New Roman" w:hAnsi="Arial" w:cs="Arial"/>
          <w:color w:val="000000"/>
          <w:sz w:val="22"/>
          <w:szCs w:val="22"/>
        </w:rPr>
        <w:t xml:space="preserve"> recovery, and </w:t>
      </w:r>
      <w:proofErr w:type="spellStart"/>
      <w:r w:rsidR="00A85077" w:rsidRPr="001C257F">
        <w:rPr>
          <w:rFonts w:ascii="Arial" w:eastAsia="Times New Roman" w:hAnsi="Arial" w:cs="Arial"/>
          <w:color w:val="000000"/>
          <w:sz w:val="22"/>
          <w:szCs w:val="22"/>
        </w:rPr>
        <w:t>nDNA</w:t>
      </w:r>
      <w:proofErr w:type="spellEnd"/>
      <w:r w:rsidR="00A85077" w:rsidRPr="001C257F">
        <w:rPr>
          <w:rFonts w:ascii="Arial" w:eastAsia="Times New Roman" w:hAnsi="Arial" w:cs="Arial"/>
          <w:color w:val="000000"/>
          <w:sz w:val="22"/>
          <w:szCs w:val="22"/>
        </w:rPr>
        <w:t xml:space="preserve"> c</w:t>
      </w:r>
      <w:r w:rsidR="009E06B0" w:rsidRPr="001C257F">
        <w:rPr>
          <w:rFonts w:ascii="Arial" w:eastAsia="Times New Roman" w:hAnsi="Arial" w:cs="Arial"/>
          <w:color w:val="000000"/>
          <w:sz w:val="22"/>
          <w:szCs w:val="22"/>
        </w:rPr>
        <w:t>haracteristics (e.g., size</w:t>
      </w:r>
      <w:r w:rsidR="00A85077" w:rsidRPr="001C257F">
        <w:rPr>
          <w:rFonts w:ascii="Arial" w:eastAsia="Times New Roman" w:hAnsi="Arial" w:cs="Arial"/>
          <w:color w:val="000000"/>
          <w:sz w:val="22"/>
          <w:szCs w:val="22"/>
        </w:rPr>
        <w:t>)</w:t>
      </w:r>
      <w:r w:rsidR="002D51A9" w:rsidRPr="001C257F">
        <w:rPr>
          <w:rFonts w:ascii="Arial" w:eastAsia="Times New Roman" w:hAnsi="Arial" w:cs="Arial"/>
          <w:color w:val="000000"/>
          <w:sz w:val="22"/>
          <w:szCs w:val="22"/>
        </w:rPr>
        <w:t xml:space="preserve"> to select conditions </w:t>
      </w:r>
      <w:commentRangeStart w:id="144"/>
      <w:r w:rsidR="002D51A9" w:rsidRPr="001C257F">
        <w:rPr>
          <w:rFonts w:ascii="Arial" w:eastAsia="Times New Roman" w:hAnsi="Arial" w:cs="Arial"/>
          <w:color w:val="000000"/>
          <w:sz w:val="22"/>
          <w:szCs w:val="22"/>
        </w:rPr>
        <w:t xml:space="preserve">that </w:t>
      </w:r>
      <w:r w:rsidR="005F238B" w:rsidRPr="001C257F">
        <w:rPr>
          <w:rFonts w:ascii="Arial" w:eastAsia="Times New Roman" w:hAnsi="Arial" w:cs="Arial"/>
          <w:color w:val="000000"/>
          <w:sz w:val="22"/>
          <w:szCs w:val="22"/>
        </w:rPr>
        <w:t xml:space="preserve">maximize recovery of high quality mtDNA and </w:t>
      </w:r>
      <w:proofErr w:type="spellStart"/>
      <w:r w:rsidR="005F238B" w:rsidRPr="001C257F">
        <w:rPr>
          <w:rFonts w:ascii="Arial" w:eastAsia="Times New Roman" w:hAnsi="Arial" w:cs="Arial"/>
          <w:color w:val="000000"/>
          <w:sz w:val="22"/>
          <w:szCs w:val="22"/>
        </w:rPr>
        <w:t>nDNA</w:t>
      </w:r>
      <w:proofErr w:type="spellEnd"/>
      <w:r w:rsidR="005F238B" w:rsidRPr="001C257F">
        <w:rPr>
          <w:rFonts w:ascii="Arial" w:eastAsia="Times New Roman" w:hAnsi="Arial" w:cs="Arial"/>
          <w:color w:val="000000"/>
          <w:sz w:val="22"/>
          <w:szCs w:val="22"/>
        </w:rPr>
        <w:t>.</w:t>
      </w:r>
      <w:r w:rsidR="00637043" w:rsidRPr="001C257F">
        <w:rPr>
          <w:rFonts w:ascii="Arial" w:eastAsia="Times New Roman" w:hAnsi="Arial" w:cs="Arial"/>
          <w:color w:val="000000"/>
          <w:sz w:val="22"/>
          <w:szCs w:val="22"/>
        </w:rPr>
        <w:t xml:space="preserve"> </w:t>
      </w:r>
      <w:commentRangeEnd w:id="144"/>
      <w:r w:rsidR="001F5146">
        <w:rPr>
          <w:rStyle w:val="CommentReference"/>
        </w:rPr>
        <w:commentReference w:id="144"/>
      </w:r>
      <w:r w:rsidR="00A2726D" w:rsidRPr="001C257F">
        <w:rPr>
          <w:rFonts w:ascii="Arial" w:eastAsia="Times New Roman" w:hAnsi="Arial" w:cs="Arial"/>
          <w:color w:val="000000"/>
          <w:sz w:val="22"/>
          <w:szCs w:val="22"/>
        </w:rPr>
        <w:t xml:space="preserve"> </w:t>
      </w:r>
      <w:r w:rsidR="005F238B" w:rsidRPr="001C257F">
        <w:rPr>
          <w:rFonts w:ascii="Arial" w:eastAsia="Times New Roman" w:hAnsi="Arial" w:cs="Arial"/>
          <w:color w:val="000000"/>
          <w:sz w:val="22"/>
          <w:szCs w:val="22"/>
        </w:rPr>
        <w:t xml:space="preserve">Yield and characteristics will be compared with </w:t>
      </w:r>
      <w:r w:rsidR="008C5A15" w:rsidRPr="001C257F">
        <w:rPr>
          <w:rFonts w:ascii="Arial" w:eastAsia="Times New Roman" w:hAnsi="Arial" w:cs="Arial"/>
          <w:color w:val="000000"/>
          <w:sz w:val="22"/>
          <w:szCs w:val="22"/>
        </w:rPr>
        <w:t xml:space="preserve">values reported in the literature for conditions that have been specifically optimized for </w:t>
      </w:r>
      <w:commentRangeStart w:id="145"/>
      <w:r w:rsidR="008C5A15" w:rsidRPr="001C257F">
        <w:rPr>
          <w:rFonts w:ascii="Arial" w:eastAsia="Times New Roman" w:hAnsi="Arial" w:cs="Arial"/>
          <w:color w:val="000000"/>
          <w:sz w:val="22"/>
          <w:szCs w:val="22"/>
        </w:rPr>
        <w:t xml:space="preserve">mtDNA or </w:t>
      </w:r>
      <w:proofErr w:type="spellStart"/>
      <w:r w:rsidR="008C5A15" w:rsidRPr="001C257F">
        <w:rPr>
          <w:rFonts w:ascii="Arial" w:eastAsia="Times New Roman" w:hAnsi="Arial" w:cs="Arial"/>
          <w:color w:val="000000"/>
          <w:sz w:val="22"/>
          <w:szCs w:val="22"/>
        </w:rPr>
        <w:t>nDNA</w:t>
      </w:r>
      <w:proofErr w:type="spellEnd"/>
      <w:r w:rsidR="008C5A15" w:rsidRPr="001C257F">
        <w:rPr>
          <w:rFonts w:ascii="Arial" w:eastAsia="Times New Roman" w:hAnsi="Arial" w:cs="Arial"/>
          <w:color w:val="000000"/>
          <w:sz w:val="22"/>
          <w:szCs w:val="22"/>
        </w:rPr>
        <w:t>.</w:t>
      </w:r>
      <w:commentRangeEnd w:id="145"/>
      <w:r w:rsidR="001F5146">
        <w:rPr>
          <w:rStyle w:val="CommentReference"/>
        </w:rPr>
        <w:commentReference w:id="145"/>
      </w:r>
    </w:p>
    <w:p w14:paraId="78ACE132" w14:textId="77777777" w:rsidR="00ED67C4" w:rsidRPr="001C257F" w:rsidRDefault="00ED67C4" w:rsidP="00ED67C4">
      <w:pPr>
        <w:rPr>
          <w:rFonts w:ascii="Arial" w:eastAsia="Times New Roman" w:hAnsi="Arial" w:cs="Arial"/>
          <w:color w:val="000000"/>
          <w:sz w:val="22"/>
          <w:szCs w:val="22"/>
        </w:rPr>
      </w:pPr>
    </w:p>
    <w:p w14:paraId="7835A763" w14:textId="79F27C11" w:rsidR="00F8138A" w:rsidRPr="001C257F" w:rsidRDefault="00ED67C4" w:rsidP="00F8138A">
      <w:pPr>
        <w:rPr>
          <w:rFonts w:ascii="Arial" w:eastAsia="Times New Roman" w:hAnsi="Arial" w:cs="Arial"/>
          <w:color w:val="000000"/>
          <w:sz w:val="22"/>
          <w:szCs w:val="22"/>
        </w:rPr>
      </w:pPr>
      <w:r w:rsidRPr="001C257F">
        <w:rPr>
          <w:rFonts w:ascii="Arial" w:eastAsia="Times New Roman" w:hAnsi="Arial" w:cs="Arial"/>
          <w:b/>
          <w:bCs/>
          <w:color w:val="000000"/>
          <w:sz w:val="22"/>
          <w:szCs w:val="22"/>
        </w:rPr>
        <w:t>Potential problems and alternative strategies.</w:t>
      </w:r>
      <w:r w:rsidR="009811D0" w:rsidRPr="001C257F">
        <w:rPr>
          <w:rFonts w:ascii="Arial" w:eastAsia="Times New Roman" w:hAnsi="Arial" w:cs="Arial"/>
          <w:b/>
          <w:bCs/>
          <w:color w:val="000000"/>
          <w:sz w:val="22"/>
          <w:szCs w:val="22"/>
        </w:rPr>
        <w:t xml:space="preserve">  </w:t>
      </w:r>
      <w:r w:rsidR="00F8138A" w:rsidRPr="001C257F">
        <w:rPr>
          <w:rFonts w:ascii="Arial" w:eastAsia="Times New Roman" w:hAnsi="Arial" w:cs="Arial"/>
          <w:color w:val="000000"/>
          <w:sz w:val="22"/>
          <w:szCs w:val="22"/>
        </w:rPr>
        <w:t xml:space="preserve">If recoveries </w:t>
      </w:r>
      <w:r w:rsidR="00A94493" w:rsidRPr="001C257F">
        <w:rPr>
          <w:rFonts w:ascii="Arial" w:eastAsia="Times New Roman" w:hAnsi="Arial" w:cs="Arial"/>
          <w:color w:val="000000"/>
          <w:sz w:val="22"/>
          <w:szCs w:val="22"/>
        </w:rPr>
        <w:t xml:space="preserve">of mtDNA </w:t>
      </w:r>
      <w:r w:rsidR="00F8138A" w:rsidRPr="001C257F">
        <w:rPr>
          <w:rFonts w:ascii="Arial" w:eastAsia="Times New Roman" w:hAnsi="Arial" w:cs="Arial"/>
          <w:color w:val="000000"/>
          <w:sz w:val="22"/>
          <w:szCs w:val="22"/>
        </w:rPr>
        <w:t xml:space="preserve">are too low, other strategies can be pursued to enrich for </w:t>
      </w:r>
      <w:proofErr w:type="spellStart"/>
      <w:r w:rsidR="00F8138A" w:rsidRPr="001C257F">
        <w:rPr>
          <w:rFonts w:ascii="Arial" w:eastAsia="Times New Roman" w:hAnsi="Arial" w:cs="Arial"/>
          <w:color w:val="000000"/>
          <w:sz w:val="22"/>
          <w:szCs w:val="22"/>
        </w:rPr>
        <w:t>cf</w:t>
      </w:r>
      <w:proofErr w:type="spellEnd"/>
      <w:r w:rsidR="00F8138A" w:rsidRPr="001C257F">
        <w:rPr>
          <w:rFonts w:ascii="Arial" w:eastAsia="Times New Roman" w:hAnsi="Arial" w:cs="Arial"/>
          <w:color w:val="000000"/>
          <w:sz w:val="22"/>
          <w:szCs w:val="22"/>
        </w:rPr>
        <w:t xml:space="preserve">-mtDNA using hybridization-based technologies. Dr. Gai, Dr. </w:t>
      </w:r>
      <w:proofErr w:type="spellStart"/>
      <w:r w:rsidR="00F8138A" w:rsidRPr="001C257F">
        <w:rPr>
          <w:rFonts w:ascii="Arial" w:eastAsia="Times New Roman" w:hAnsi="Arial" w:cs="Arial"/>
          <w:color w:val="000000"/>
          <w:sz w:val="22"/>
          <w:szCs w:val="22"/>
        </w:rPr>
        <w:t>LeProust</w:t>
      </w:r>
      <w:proofErr w:type="spellEnd"/>
      <w:r w:rsidR="00F8138A" w:rsidRPr="001C257F">
        <w:rPr>
          <w:rFonts w:ascii="Arial" w:eastAsia="Times New Roman" w:hAnsi="Arial" w:cs="Arial"/>
          <w:color w:val="000000"/>
          <w:sz w:val="22"/>
          <w:szCs w:val="22"/>
        </w:rPr>
        <w:t xml:space="preserve"> and colleagues designed the first set of capture probes for mtDNA based upon </w:t>
      </w:r>
      <w:del w:id="146" w:author="Maggo, Simran" w:date="2022-11-04T09:14:00Z">
        <w:r w:rsidR="00F8138A" w:rsidRPr="001C257F" w:rsidDel="001F5146">
          <w:rPr>
            <w:rFonts w:ascii="Arial" w:eastAsia="Times New Roman" w:hAnsi="Arial" w:cs="Arial"/>
            <w:color w:val="000000"/>
            <w:sz w:val="22"/>
            <w:szCs w:val="22"/>
          </w:rPr>
          <w:delText xml:space="preserve">the </w:delText>
        </w:r>
      </w:del>
      <w:proofErr w:type="spellStart"/>
      <w:r w:rsidR="00F8138A" w:rsidRPr="001C257F">
        <w:rPr>
          <w:rFonts w:ascii="Arial" w:eastAsia="Times New Roman" w:hAnsi="Arial" w:cs="Arial"/>
          <w:color w:val="000000"/>
          <w:sz w:val="22"/>
          <w:szCs w:val="22"/>
        </w:rPr>
        <w:t>SureSelect</w:t>
      </w:r>
      <w:proofErr w:type="spellEnd"/>
      <w:r w:rsidR="00F8138A" w:rsidRPr="001C257F">
        <w:rPr>
          <w:rFonts w:ascii="Arial" w:eastAsia="Times New Roman" w:hAnsi="Arial" w:cs="Arial"/>
          <w:color w:val="000000"/>
          <w:sz w:val="22"/>
          <w:szCs w:val="22"/>
        </w:rPr>
        <w:t xml:space="preserve"> technology (PMID: 23271691), which has been used since 2015 in </w:t>
      </w:r>
      <w:del w:id="147" w:author="Maggo, Simran" w:date="2022-11-04T09:15:00Z">
        <w:r w:rsidR="00F8138A" w:rsidRPr="001C257F" w:rsidDel="001F5146">
          <w:rPr>
            <w:rFonts w:ascii="Arial" w:eastAsia="Times New Roman" w:hAnsi="Arial" w:cs="Arial"/>
            <w:color w:val="000000"/>
            <w:sz w:val="22"/>
            <w:szCs w:val="22"/>
          </w:rPr>
          <w:delText xml:space="preserve">the </w:delText>
        </w:r>
      </w:del>
      <w:r w:rsidR="00F8138A" w:rsidRPr="001C257F">
        <w:rPr>
          <w:rFonts w:ascii="Arial" w:eastAsia="Times New Roman" w:hAnsi="Arial" w:cs="Arial"/>
          <w:color w:val="000000"/>
          <w:sz w:val="22"/>
          <w:szCs w:val="22"/>
        </w:rPr>
        <w:t xml:space="preserve">clinical exome sequencing </w:t>
      </w:r>
      <w:del w:id="148" w:author="Maggo, Simran" w:date="2022-11-04T09:15:00Z">
        <w:r w:rsidR="00F8138A" w:rsidRPr="001C257F" w:rsidDel="001F5146">
          <w:rPr>
            <w:rFonts w:ascii="Arial" w:eastAsia="Times New Roman" w:hAnsi="Arial" w:cs="Arial"/>
            <w:color w:val="000000"/>
            <w:sz w:val="22"/>
            <w:szCs w:val="22"/>
          </w:rPr>
          <w:delText xml:space="preserve">test </w:delText>
        </w:r>
      </w:del>
      <w:r w:rsidR="00F8138A" w:rsidRPr="001C257F">
        <w:rPr>
          <w:rFonts w:ascii="Arial" w:eastAsia="Times New Roman" w:hAnsi="Arial" w:cs="Arial"/>
          <w:color w:val="000000"/>
          <w:sz w:val="22"/>
          <w:szCs w:val="22"/>
        </w:rPr>
        <w:t xml:space="preserve">provided by </w:t>
      </w:r>
      <w:del w:id="149" w:author="Maggo, Simran" w:date="2022-11-04T09:15:00Z">
        <w:r w:rsidR="00F8138A" w:rsidRPr="001C257F" w:rsidDel="001F5146">
          <w:rPr>
            <w:rFonts w:ascii="Arial" w:eastAsia="Times New Roman" w:hAnsi="Arial" w:cs="Arial"/>
            <w:color w:val="000000"/>
            <w:sz w:val="22"/>
            <w:szCs w:val="22"/>
          </w:rPr>
          <w:delText xml:space="preserve">the CHLA </w:delText>
        </w:r>
      </w:del>
      <w:r w:rsidR="00F8138A" w:rsidRPr="001C257F">
        <w:rPr>
          <w:rFonts w:ascii="Arial" w:eastAsia="Times New Roman" w:hAnsi="Arial" w:cs="Arial"/>
          <w:color w:val="000000"/>
          <w:sz w:val="22"/>
          <w:szCs w:val="22"/>
        </w:rPr>
        <w:t xml:space="preserve">CPM. Dr. </w:t>
      </w:r>
      <w:proofErr w:type="spellStart"/>
      <w:r w:rsidR="00F8138A" w:rsidRPr="001C257F">
        <w:rPr>
          <w:rFonts w:ascii="Arial" w:eastAsia="Times New Roman" w:hAnsi="Arial" w:cs="Arial"/>
          <w:color w:val="000000"/>
          <w:sz w:val="22"/>
          <w:szCs w:val="22"/>
        </w:rPr>
        <w:t>LeProust</w:t>
      </w:r>
      <w:proofErr w:type="spellEnd"/>
      <w:r w:rsidR="00F8138A" w:rsidRPr="001C257F">
        <w:rPr>
          <w:rFonts w:ascii="Arial" w:eastAsia="Times New Roman" w:hAnsi="Arial" w:cs="Arial"/>
          <w:color w:val="000000"/>
          <w:sz w:val="22"/>
          <w:szCs w:val="22"/>
        </w:rPr>
        <w:t xml:space="preserve"> later founded Twist Bioscience and made available commercially the double-stranded DNA probes for mtDNA genome that requires lower amount of input DNA and affords </w:t>
      </w:r>
      <w:del w:id="150" w:author="Maggo, Simran" w:date="2022-11-04T09:15:00Z">
        <w:r w:rsidR="00F8138A" w:rsidRPr="001C257F" w:rsidDel="001F5146">
          <w:rPr>
            <w:rFonts w:ascii="Arial" w:eastAsia="Times New Roman" w:hAnsi="Arial" w:cs="Arial"/>
            <w:color w:val="000000"/>
            <w:sz w:val="22"/>
            <w:szCs w:val="22"/>
          </w:rPr>
          <w:delText xml:space="preserve">even </w:delText>
        </w:r>
      </w:del>
      <w:r w:rsidR="00F8138A" w:rsidRPr="001C257F">
        <w:rPr>
          <w:rFonts w:ascii="Arial" w:eastAsia="Times New Roman" w:hAnsi="Arial" w:cs="Arial"/>
          <w:color w:val="000000"/>
          <w:sz w:val="22"/>
          <w:szCs w:val="22"/>
        </w:rPr>
        <w:t>higher captur</w:t>
      </w:r>
      <w:ins w:id="151" w:author="Maggo, Simran" w:date="2022-11-04T09:15:00Z">
        <w:r w:rsidR="001F5146">
          <w:rPr>
            <w:rFonts w:ascii="Arial" w:eastAsia="Times New Roman" w:hAnsi="Arial" w:cs="Arial"/>
            <w:color w:val="000000"/>
            <w:sz w:val="22"/>
            <w:szCs w:val="22"/>
          </w:rPr>
          <w:t>e</w:t>
        </w:r>
      </w:ins>
      <w:del w:id="152" w:author="Maggo, Simran" w:date="2022-11-04T09:15:00Z">
        <w:r w:rsidR="00F8138A" w:rsidRPr="001C257F" w:rsidDel="001F5146">
          <w:rPr>
            <w:rFonts w:ascii="Arial" w:eastAsia="Times New Roman" w:hAnsi="Arial" w:cs="Arial"/>
            <w:color w:val="000000"/>
            <w:sz w:val="22"/>
            <w:szCs w:val="22"/>
          </w:rPr>
          <w:delText>ing</w:delText>
        </w:r>
      </w:del>
      <w:r w:rsidR="00F8138A" w:rsidRPr="001C257F">
        <w:rPr>
          <w:rFonts w:ascii="Arial" w:eastAsia="Times New Roman" w:hAnsi="Arial" w:cs="Arial"/>
          <w:color w:val="000000"/>
          <w:sz w:val="22"/>
          <w:szCs w:val="22"/>
        </w:rPr>
        <w:t xml:space="preserve"> efficiency. While adding additional step</w:t>
      </w:r>
      <w:ins w:id="153" w:author="Maggo, Simran" w:date="2022-11-04T09:15:00Z">
        <w:r w:rsidR="001F5146">
          <w:rPr>
            <w:rFonts w:ascii="Arial" w:eastAsia="Times New Roman" w:hAnsi="Arial" w:cs="Arial"/>
            <w:color w:val="000000"/>
            <w:sz w:val="22"/>
            <w:szCs w:val="22"/>
          </w:rPr>
          <w:t>s</w:t>
        </w:r>
      </w:ins>
      <w:r w:rsidR="00F8138A" w:rsidRPr="001C257F">
        <w:rPr>
          <w:rFonts w:ascii="Arial" w:eastAsia="Times New Roman" w:hAnsi="Arial" w:cs="Arial"/>
          <w:color w:val="000000"/>
          <w:sz w:val="22"/>
          <w:szCs w:val="22"/>
        </w:rPr>
        <w:t xml:space="preserve">, this Twist mtDNA enrichment technology would allow us to enrich for mtDNA and to sequence </w:t>
      </w:r>
      <w:del w:id="154" w:author="Maggo, Simran" w:date="2022-11-04T09:15:00Z">
        <w:r w:rsidR="00F8138A" w:rsidRPr="001C257F" w:rsidDel="001F5146">
          <w:rPr>
            <w:rFonts w:ascii="Arial" w:eastAsia="Times New Roman" w:hAnsi="Arial" w:cs="Arial"/>
            <w:color w:val="000000"/>
            <w:sz w:val="22"/>
            <w:szCs w:val="22"/>
          </w:rPr>
          <w:delText xml:space="preserve">the </w:delText>
        </w:r>
      </w:del>
      <w:r w:rsidR="00F8138A" w:rsidRPr="001C257F">
        <w:rPr>
          <w:rFonts w:ascii="Arial" w:eastAsia="Times New Roman" w:hAnsi="Arial" w:cs="Arial"/>
          <w:color w:val="000000"/>
          <w:sz w:val="22"/>
          <w:szCs w:val="22"/>
        </w:rPr>
        <w:t xml:space="preserve">mtDNA to very high depth with </w:t>
      </w:r>
      <w:del w:id="155" w:author="Maggo, Simran" w:date="2022-11-04T09:16:00Z">
        <w:r w:rsidR="00F8138A" w:rsidRPr="001C257F" w:rsidDel="001F5146">
          <w:rPr>
            <w:rFonts w:ascii="Arial" w:eastAsia="Times New Roman" w:hAnsi="Arial" w:cs="Arial"/>
            <w:color w:val="000000"/>
            <w:sz w:val="22"/>
            <w:szCs w:val="22"/>
          </w:rPr>
          <w:delText xml:space="preserve">rather </w:delText>
        </w:r>
      </w:del>
      <w:ins w:id="156" w:author="Maggo, Simran" w:date="2022-11-04T09:16:00Z">
        <w:r w:rsidR="001F5146">
          <w:rPr>
            <w:rFonts w:ascii="Arial" w:eastAsia="Times New Roman" w:hAnsi="Arial" w:cs="Arial"/>
            <w:color w:val="000000"/>
            <w:sz w:val="22"/>
            <w:szCs w:val="22"/>
          </w:rPr>
          <w:t>a</w:t>
        </w:r>
        <w:r w:rsidR="001F5146" w:rsidRPr="001C257F">
          <w:rPr>
            <w:rFonts w:ascii="Arial" w:eastAsia="Times New Roman" w:hAnsi="Arial" w:cs="Arial"/>
            <w:color w:val="000000"/>
            <w:sz w:val="22"/>
            <w:szCs w:val="22"/>
          </w:rPr>
          <w:t xml:space="preserve"> </w:t>
        </w:r>
      </w:ins>
      <w:r w:rsidR="00F8138A" w:rsidRPr="001C257F">
        <w:rPr>
          <w:rFonts w:ascii="Arial" w:eastAsia="Times New Roman" w:hAnsi="Arial" w:cs="Arial"/>
          <w:color w:val="000000"/>
          <w:sz w:val="22"/>
          <w:szCs w:val="22"/>
        </w:rPr>
        <w:t xml:space="preserve">low sequencing cost. If recoveries are too low, other strategies can be pursued to enrich </w:t>
      </w:r>
      <w:del w:id="157" w:author="Maggo, Simran" w:date="2022-11-04T09:16:00Z">
        <w:r w:rsidR="00F8138A" w:rsidRPr="001C257F" w:rsidDel="001F5146">
          <w:rPr>
            <w:rFonts w:ascii="Arial" w:eastAsia="Times New Roman" w:hAnsi="Arial" w:cs="Arial"/>
            <w:color w:val="000000"/>
            <w:sz w:val="22"/>
            <w:szCs w:val="22"/>
          </w:rPr>
          <w:delText xml:space="preserve">in </w:delText>
        </w:r>
      </w:del>
      <w:ins w:id="158" w:author="Maggo, Simran" w:date="2022-11-04T09:16:00Z">
        <w:r w:rsidR="001F5146">
          <w:rPr>
            <w:rFonts w:ascii="Arial" w:eastAsia="Times New Roman" w:hAnsi="Arial" w:cs="Arial"/>
            <w:color w:val="000000"/>
            <w:sz w:val="22"/>
            <w:szCs w:val="22"/>
          </w:rPr>
          <w:t>for</w:t>
        </w:r>
        <w:r w:rsidR="001F5146" w:rsidRPr="001C257F">
          <w:rPr>
            <w:rFonts w:ascii="Arial" w:eastAsia="Times New Roman" w:hAnsi="Arial" w:cs="Arial"/>
            <w:color w:val="000000"/>
            <w:sz w:val="22"/>
            <w:szCs w:val="22"/>
          </w:rPr>
          <w:t xml:space="preserve"> </w:t>
        </w:r>
      </w:ins>
      <w:proofErr w:type="spellStart"/>
      <w:r w:rsidR="00F8138A" w:rsidRPr="001C257F">
        <w:rPr>
          <w:rFonts w:ascii="Arial" w:eastAsia="Times New Roman" w:hAnsi="Arial" w:cs="Arial"/>
          <w:color w:val="000000"/>
          <w:sz w:val="22"/>
          <w:szCs w:val="22"/>
        </w:rPr>
        <w:t>cf</w:t>
      </w:r>
      <w:proofErr w:type="spellEnd"/>
      <w:r w:rsidR="00F8138A" w:rsidRPr="001C257F">
        <w:rPr>
          <w:rFonts w:ascii="Arial" w:eastAsia="Times New Roman" w:hAnsi="Arial" w:cs="Arial"/>
          <w:color w:val="000000"/>
          <w:sz w:val="22"/>
          <w:szCs w:val="22"/>
        </w:rPr>
        <w:t xml:space="preserve">-mtDNA. </w:t>
      </w:r>
      <w:r w:rsidR="00B162B5" w:rsidRPr="001C257F">
        <w:rPr>
          <w:rFonts w:ascii="Arial" w:eastAsia="Times New Roman" w:hAnsi="Arial" w:cs="Arial"/>
          <w:color w:val="000000"/>
          <w:sz w:val="22"/>
          <w:szCs w:val="22"/>
        </w:rPr>
        <w:t xml:space="preserve"> If </w:t>
      </w:r>
      <w:proofErr w:type="spellStart"/>
      <w:r w:rsidR="00B162B5" w:rsidRPr="001C257F">
        <w:rPr>
          <w:rFonts w:ascii="Arial" w:eastAsia="Times New Roman" w:hAnsi="Arial" w:cs="Arial"/>
          <w:color w:val="000000"/>
          <w:sz w:val="22"/>
          <w:szCs w:val="22"/>
        </w:rPr>
        <w:t>nDNA</w:t>
      </w:r>
      <w:proofErr w:type="spellEnd"/>
      <w:r w:rsidR="00B162B5" w:rsidRPr="001C257F">
        <w:rPr>
          <w:rFonts w:ascii="Arial" w:eastAsia="Times New Roman" w:hAnsi="Arial" w:cs="Arial"/>
          <w:color w:val="000000"/>
          <w:sz w:val="22"/>
          <w:szCs w:val="22"/>
        </w:rPr>
        <w:t xml:space="preserve"> recovery is low when mtDNA recovery is </w:t>
      </w:r>
      <w:r w:rsidR="00BE680D" w:rsidRPr="001C257F">
        <w:rPr>
          <w:rFonts w:ascii="Arial" w:eastAsia="Times New Roman" w:hAnsi="Arial" w:cs="Arial"/>
          <w:color w:val="000000"/>
          <w:sz w:val="22"/>
          <w:szCs w:val="22"/>
        </w:rPr>
        <w:t xml:space="preserve">optimized, conditions which have already been optimized for </w:t>
      </w:r>
      <w:proofErr w:type="spellStart"/>
      <w:r w:rsidR="00BE680D" w:rsidRPr="001C257F">
        <w:rPr>
          <w:rFonts w:ascii="Arial" w:eastAsia="Times New Roman" w:hAnsi="Arial" w:cs="Arial"/>
          <w:color w:val="000000"/>
          <w:sz w:val="22"/>
          <w:szCs w:val="22"/>
        </w:rPr>
        <w:t>nDNA</w:t>
      </w:r>
      <w:proofErr w:type="spellEnd"/>
      <w:r w:rsidR="00BE680D" w:rsidRPr="001C257F">
        <w:rPr>
          <w:rFonts w:ascii="Arial" w:eastAsia="Times New Roman" w:hAnsi="Arial" w:cs="Arial"/>
          <w:color w:val="000000"/>
          <w:sz w:val="22"/>
          <w:szCs w:val="22"/>
        </w:rPr>
        <w:t xml:space="preserve"> </w:t>
      </w:r>
      <w:r w:rsidR="00EC08DF" w:rsidRPr="001C257F">
        <w:rPr>
          <w:rFonts w:ascii="Arial" w:eastAsia="Times New Roman" w:hAnsi="Arial" w:cs="Arial"/>
          <w:color w:val="000000"/>
          <w:sz w:val="22"/>
          <w:szCs w:val="22"/>
        </w:rPr>
        <w:t xml:space="preserve">isolation will be used for </w:t>
      </w:r>
      <w:proofErr w:type="spellStart"/>
      <w:r w:rsidR="00EC08DF" w:rsidRPr="001C257F">
        <w:rPr>
          <w:rFonts w:ascii="Arial" w:eastAsia="Times New Roman" w:hAnsi="Arial" w:cs="Arial"/>
          <w:color w:val="000000"/>
          <w:sz w:val="22"/>
          <w:szCs w:val="22"/>
        </w:rPr>
        <w:t>nDNA</w:t>
      </w:r>
      <w:proofErr w:type="spellEnd"/>
      <w:r w:rsidR="00EC08DF" w:rsidRPr="001C257F">
        <w:rPr>
          <w:rFonts w:ascii="Arial" w:eastAsia="Times New Roman" w:hAnsi="Arial" w:cs="Arial"/>
          <w:color w:val="000000"/>
          <w:sz w:val="22"/>
          <w:szCs w:val="22"/>
        </w:rPr>
        <w:t xml:space="preserve"> studies.</w:t>
      </w:r>
    </w:p>
    <w:p w14:paraId="0893D35D" w14:textId="4C4F9DEC" w:rsidR="006F5521" w:rsidRPr="001C257F" w:rsidRDefault="00875BFC" w:rsidP="006F5521">
      <w:pPr>
        <w:rPr>
          <w:rFonts w:ascii="Arial" w:eastAsia="Times New Roman" w:hAnsi="Arial" w:cs="Arial"/>
          <w:b/>
          <w:bCs/>
          <w:color w:val="000000"/>
          <w:sz w:val="22"/>
          <w:szCs w:val="22"/>
        </w:rPr>
      </w:pPr>
      <w:r w:rsidRPr="001C257F">
        <w:rPr>
          <w:rFonts w:ascii="Arial" w:eastAsia="Times New Roman" w:hAnsi="Arial" w:cs="Arial"/>
          <w:color w:val="000000"/>
          <w:sz w:val="22"/>
          <w:szCs w:val="22"/>
        </w:rPr>
        <w:t xml:space="preserve"> </w:t>
      </w:r>
      <w:r w:rsidR="006F5521" w:rsidRPr="001C257F">
        <w:rPr>
          <w:rFonts w:ascii="Arial" w:eastAsia="Times New Roman" w:hAnsi="Arial" w:cs="Arial"/>
          <w:color w:val="000000"/>
          <w:sz w:val="22"/>
          <w:szCs w:val="22"/>
        </w:rPr>
        <w:t xml:space="preserve">   </w:t>
      </w:r>
    </w:p>
    <w:p w14:paraId="55520673" w14:textId="77777777" w:rsidR="001E2E95" w:rsidRPr="001C257F" w:rsidRDefault="00E2218B" w:rsidP="00D456E8">
      <w:pPr>
        <w:rPr>
          <w:rFonts w:ascii="Arial" w:eastAsia="Times New Roman" w:hAnsi="Arial" w:cs="Arial"/>
          <w:color w:val="000000"/>
          <w:sz w:val="22"/>
          <w:szCs w:val="22"/>
        </w:rPr>
      </w:pPr>
      <w:r w:rsidRPr="001C257F">
        <w:rPr>
          <w:rFonts w:ascii="Arial" w:eastAsia="Times New Roman" w:hAnsi="Arial" w:cs="Arial"/>
          <w:b/>
          <w:bCs/>
          <w:color w:val="000000"/>
          <w:sz w:val="22"/>
          <w:szCs w:val="22"/>
        </w:rPr>
        <w:t xml:space="preserve">Milestones of Success.  </w:t>
      </w:r>
      <w:r w:rsidR="000F210E" w:rsidRPr="001C257F">
        <w:rPr>
          <w:rFonts w:ascii="Arial" w:eastAsia="Times New Roman" w:hAnsi="Arial" w:cs="Arial"/>
          <w:color w:val="000000"/>
          <w:sz w:val="22"/>
          <w:szCs w:val="22"/>
        </w:rPr>
        <w:t xml:space="preserve">During the first 6 months of the project, it is expected that IRB approval </w:t>
      </w:r>
      <w:r w:rsidR="001A27BE" w:rsidRPr="001C257F">
        <w:rPr>
          <w:rFonts w:ascii="Arial" w:eastAsia="Times New Roman" w:hAnsi="Arial" w:cs="Arial"/>
          <w:color w:val="000000"/>
          <w:sz w:val="22"/>
          <w:szCs w:val="22"/>
        </w:rPr>
        <w:t xml:space="preserve">will be </w:t>
      </w:r>
      <w:proofErr w:type="gramStart"/>
      <w:r w:rsidR="001A27BE" w:rsidRPr="001C257F">
        <w:rPr>
          <w:rFonts w:ascii="Arial" w:eastAsia="Times New Roman" w:hAnsi="Arial" w:cs="Arial"/>
          <w:color w:val="000000"/>
          <w:sz w:val="22"/>
          <w:szCs w:val="22"/>
        </w:rPr>
        <w:t>obtained</w:t>
      </w:r>
      <w:proofErr w:type="gramEnd"/>
      <w:r w:rsidR="00A94493" w:rsidRPr="001C257F">
        <w:rPr>
          <w:rFonts w:ascii="Arial" w:eastAsia="Times New Roman" w:hAnsi="Arial" w:cs="Arial"/>
          <w:color w:val="000000"/>
          <w:sz w:val="22"/>
          <w:szCs w:val="22"/>
        </w:rPr>
        <w:t xml:space="preserve"> and </w:t>
      </w:r>
      <w:r w:rsidR="00372B25" w:rsidRPr="001C257F">
        <w:rPr>
          <w:rFonts w:ascii="Arial" w:eastAsia="Times New Roman" w:hAnsi="Arial" w:cs="Arial"/>
          <w:color w:val="000000"/>
          <w:sz w:val="22"/>
          <w:szCs w:val="22"/>
        </w:rPr>
        <w:t xml:space="preserve">blood processing will have been optimized for recovery of </w:t>
      </w:r>
      <w:r w:rsidR="0008113B" w:rsidRPr="001C257F">
        <w:rPr>
          <w:rFonts w:ascii="Arial" w:eastAsia="Times New Roman" w:hAnsi="Arial" w:cs="Arial"/>
          <w:color w:val="000000"/>
          <w:sz w:val="22"/>
          <w:szCs w:val="22"/>
        </w:rPr>
        <w:t xml:space="preserve">mtDNA and </w:t>
      </w:r>
      <w:proofErr w:type="spellStart"/>
      <w:r w:rsidR="0008113B" w:rsidRPr="001C257F">
        <w:rPr>
          <w:rFonts w:ascii="Arial" w:eastAsia="Times New Roman" w:hAnsi="Arial" w:cs="Arial"/>
          <w:color w:val="000000"/>
          <w:sz w:val="22"/>
          <w:szCs w:val="22"/>
        </w:rPr>
        <w:t>nDNA</w:t>
      </w:r>
      <w:proofErr w:type="spellEnd"/>
      <w:r w:rsidR="0008113B" w:rsidRPr="001C257F">
        <w:rPr>
          <w:rFonts w:ascii="Arial" w:eastAsia="Times New Roman" w:hAnsi="Arial" w:cs="Arial"/>
          <w:color w:val="000000"/>
          <w:sz w:val="22"/>
          <w:szCs w:val="22"/>
        </w:rPr>
        <w:t xml:space="preserve">.  </w:t>
      </w:r>
    </w:p>
    <w:p w14:paraId="44A28269" w14:textId="77777777" w:rsidR="007908FE" w:rsidRPr="001C257F" w:rsidRDefault="007908FE" w:rsidP="00D456E8">
      <w:pPr>
        <w:rPr>
          <w:rFonts w:ascii="Arial" w:eastAsia="Times New Roman" w:hAnsi="Arial" w:cs="Arial"/>
          <w:b/>
          <w:bCs/>
          <w:color w:val="000000"/>
          <w:sz w:val="22"/>
          <w:szCs w:val="22"/>
        </w:rPr>
      </w:pPr>
    </w:p>
    <w:p w14:paraId="3275C38C" w14:textId="40940817" w:rsidR="00D456E8" w:rsidRPr="001C257F" w:rsidRDefault="00C14C91" w:rsidP="00D456E8">
      <w:pPr>
        <w:rPr>
          <w:rFonts w:ascii="Arial" w:eastAsia="Times New Roman" w:hAnsi="Arial" w:cs="Arial"/>
          <w:color w:val="000000"/>
          <w:sz w:val="22"/>
          <w:szCs w:val="22"/>
        </w:rPr>
      </w:pPr>
      <w:r w:rsidRPr="001C257F">
        <w:rPr>
          <w:rFonts w:ascii="Arial" w:eastAsia="Times New Roman" w:hAnsi="Arial" w:cs="Arial"/>
          <w:b/>
          <w:bCs/>
          <w:color w:val="000000"/>
          <w:sz w:val="22"/>
          <w:szCs w:val="22"/>
        </w:rPr>
        <w:t xml:space="preserve">Aim </w:t>
      </w:r>
      <w:r w:rsidR="00A1039E">
        <w:rPr>
          <w:rFonts w:ascii="Arial" w:eastAsia="Times New Roman" w:hAnsi="Arial" w:cs="Arial"/>
          <w:b/>
          <w:bCs/>
          <w:color w:val="000000"/>
          <w:sz w:val="22"/>
          <w:szCs w:val="22"/>
        </w:rPr>
        <w:t>3</w:t>
      </w:r>
      <w:r w:rsidRPr="001C257F">
        <w:rPr>
          <w:rFonts w:ascii="Arial" w:eastAsia="Times New Roman" w:hAnsi="Arial" w:cs="Arial"/>
          <w:b/>
          <w:bCs/>
          <w:color w:val="000000"/>
          <w:sz w:val="22"/>
          <w:szCs w:val="22"/>
        </w:rPr>
        <w:t xml:space="preserve">.  </w:t>
      </w:r>
      <w:r w:rsidR="00DA0255" w:rsidRPr="001C257F">
        <w:rPr>
          <w:rFonts w:ascii="Arial" w:eastAsia="Times New Roman" w:hAnsi="Arial" w:cs="Arial"/>
          <w:b/>
          <w:bCs/>
          <w:color w:val="000000"/>
          <w:sz w:val="22"/>
          <w:szCs w:val="22"/>
        </w:rPr>
        <w:t>D</w:t>
      </w:r>
      <w:r w:rsidR="00D456E8" w:rsidRPr="001C257F">
        <w:rPr>
          <w:rFonts w:ascii="Arial" w:eastAsia="Times New Roman" w:hAnsi="Arial" w:cs="Arial"/>
          <w:b/>
          <w:bCs/>
          <w:color w:val="000000"/>
          <w:sz w:val="22"/>
          <w:szCs w:val="22"/>
        </w:rPr>
        <w:t xml:space="preserve">evelop </w:t>
      </w:r>
      <w:proofErr w:type="spellStart"/>
      <w:r w:rsidR="00D456E8" w:rsidRPr="001C257F">
        <w:rPr>
          <w:rFonts w:ascii="Arial" w:eastAsia="Times New Roman" w:hAnsi="Arial" w:cs="Arial"/>
          <w:b/>
          <w:bCs/>
          <w:color w:val="000000"/>
          <w:sz w:val="22"/>
          <w:szCs w:val="22"/>
        </w:rPr>
        <w:t>lpWGS</w:t>
      </w:r>
      <w:proofErr w:type="spellEnd"/>
      <w:r w:rsidR="00D456E8" w:rsidRPr="001C257F">
        <w:rPr>
          <w:rFonts w:ascii="Arial" w:eastAsia="Times New Roman" w:hAnsi="Arial" w:cs="Arial"/>
          <w:b/>
          <w:bCs/>
          <w:color w:val="000000"/>
          <w:sz w:val="22"/>
          <w:szCs w:val="22"/>
        </w:rPr>
        <w:t xml:space="preserve"> methods for quantifying DD-</w:t>
      </w:r>
      <w:proofErr w:type="spellStart"/>
      <w:r w:rsidR="00D456E8" w:rsidRPr="001C257F">
        <w:rPr>
          <w:rFonts w:ascii="Arial" w:eastAsia="Times New Roman" w:hAnsi="Arial" w:cs="Arial"/>
          <w:b/>
          <w:bCs/>
          <w:color w:val="000000"/>
          <w:sz w:val="22"/>
          <w:szCs w:val="22"/>
        </w:rPr>
        <w:t>cf</w:t>
      </w:r>
      <w:proofErr w:type="spellEnd"/>
      <w:r w:rsidR="00D456E8" w:rsidRPr="001C257F">
        <w:rPr>
          <w:rFonts w:ascii="Arial" w:eastAsia="Times New Roman" w:hAnsi="Arial" w:cs="Arial"/>
          <w:b/>
          <w:bCs/>
          <w:color w:val="000000"/>
          <w:sz w:val="22"/>
          <w:szCs w:val="22"/>
        </w:rPr>
        <w:t xml:space="preserve"> mtDNA in small samples</w:t>
      </w:r>
      <w:r w:rsidR="00D456E8" w:rsidRPr="001C257F">
        <w:rPr>
          <w:rFonts w:ascii="Arial" w:eastAsia="Times New Roman" w:hAnsi="Arial" w:cs="Arial"/>
          <w:color w:val="000000"/>
          <w:sz w:val="22"/>
          <w:szCs w:val="22"/>
        </w:rPr>
        <w:t xml:space="preserve">.  </w:t>
      </w:r>
    </w:p>
    <w:p w14:paraId="3FE0E9CA" w14:textId="77777777" w:rsidR="00D456E8" w:rsidRPr="001C257F" w:rsidRDefault="00D456E8" w:rsidP="00763063">
      <w:pPr>
        <w:rPr>
          <w:rFonts w:ascii="Arial" w:eastAsia="Times New Roman" w:hAnsi="Arial" w:cs="Arial"/>
          <w:b/>
          <w:bCs/>
          <w:color w:val="000000"/>
          <w:sz w:val="22"/>
          <w:szCs w:val="22"/>
        </w:rPr>
      </w:pPr>
    </w:p>
    <w:p w14:paraId="725FBB08" w14:textId="1AFA9C04" w:rsidR="00D456E8" w:rsidRPr="001C257F" w:rsidRDefault="00D456E8" w:rsidP="00763063">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Rationale</w:t>
      </w:r>
      <w:r w:rsidR="003549DE" w:rsidRPr="001C257F">
        <w:rPr>
          <w:rFonts w:ascii="Arial" w:eastAsia="Times New Roman" w:hAnsi="Arial" w:cs="Arial"/>
          <w:b/>
          <w:bCs/>
          <w:color w:val="000000"/>
          <w:sz w:val="22"/>
          <w:szCs w:val="22"/>
        </w:rPr>
        <w:t>.</w:t>
      </w:r>
      <w:r w:rsidR="00D67501" w:rsidRPr="001C257F">
        <w:rPr>
          <w:rFonts w:ascii="Arial" w:eastAsia="Times New Roman" w:hAnsi="Arial" w:cs="Arial"/>
          <w:b/>
          <w:bCs/>
          <w:color w:val="000000"/>
          <w:sz w:val="22"/>
          <w:szCs w:val="22"/>
        </w:rPr>
        <w:t xml:space="preserve">  </w:t>
      </w:r>
      <w:r w:rsidR="00B47B5A" w:rsidRPr="001C257F">
        <w:rPr>
          <w:rFonts w:ascii="Arial" w:eastAsia="Times New Roman" w:hAnsi="Arial" w:cs="Arial"/>
          <w:color w:val="000000"/>
          <w:sz w:val="22"/>
          <w:szCs w:val="22"/>
        </w:rPr>
        <w:t xml:space="preserve">Dr. Baxter-Lowe’s laboratory will </w:t>
      </w:r>
      <w:r w:rsidR="001F5119" w:rsidRPr="001C257F">
        <w:rPr>
          <w:rFonts w:ascii="Arial" w:eastAsia="Times New Roman" w:hAnsi="Arial" w:cs="Arial"/>
          <w:color w:val="000000"/>
          <w:sz w:val="22"/>
          <w:szCs w:val="22"/>
        </w:rPr>
        <w:t xml:space="preserve">use optimized procedures </w:t>
      </w:r>
      <w:r w:rsidR="00A27E00" w:rsidRPr="001C257F">
        <w:rPr>
          <w:rFonts w:ascii="Arial" w:eastAsia="Times New Roman" w:hAnsi="Arial" w:cs="Arial"/>
          <w:color w:val="000000"/>
          <w:sz w:val="22"/>
          <w:szCs w:val="22"/>
        </w:rPr>
        <w:t xml:space="preserve">described above </w:t>
      </w:r>
      <w:r w:rsidR="001F5119" w:rsidRPr="001C257F">
        <w:rPr>
          <w:rFonts w:ascii="Arial" w:eastAsia="Times New Roman" w:hAnsi="Arial" w:cs="Arial"/>
          <w:color w:val="000000"/>
          <w:sz w:val="22"/>
          <w:szCs w:val="22"/>
        </w:rPr>
        <w:t xml:space="preserve">to </w:t>
      </w:r>
      <w:r w:rsidR="00B47B5A" w:rsidRPr="001C257F">
        <w:rPr>
          <w:rFonts w:ascii="Arial" w:eastAsia="Times New Roman" w:hAnsi="Arial" w:cs="Arial"/>
          <w:color w:val="000000"/>
          <w:sz w:val="22"/>
          <w:szCs w:val="22"/>
        </w:rPr>
        <w:t xml:space="preserve">isolate </w:t>
      </w:r>
      <w:proofErr w:type="spellStart"/>
      <w:r w:rsidR="00B47B5A" w:rsidRPr="001C257F">
        <w:rPr>
          <w:rFonts w:ascii="Arial" w:eastAsia="Times New Roman" w:hAnsi="Arial" w:cs="Arial"/>
          <w:color w:val="000000"/>
          <w:sz w:val="22"/>
          <w:szCs w:val="22"/>
        </w:rPr>
        <w:t>cf</w:t>
      </w:r>
      <w:proofErr w:type="spellEnd"/>
      <w:r w:rsidR="00B47B5A" w:rsidRPr="001C257F">
        <w:rPr>
          <w:rFonts w:ascii="Arial" w:eastAsia="Times New Roman" w:hAnsi="Arial" w:cs="Arial"/>
          <w:color w:val="000000"/>
          <w:sz w:val="22"/>
          <w:szCs w:val="22"/>
        </w:rPr>
        <w:t xml:space="preserve">-DNA from healthy volunteers and </w:t>
      </w:r>
      <w:r w:rsidR="003C73BF" w:rsidRPr="001C257F">
        <w:rPr>
          <w:rFonts w:ascii="Arial" w:eastAsia="Times New Roman" w:hAnsi="Arial" w:cs="Arial"/>
          <w:color w:val="000000"/>
          <w:sz w:val="22"/>
          <w:szCs w:val="22"/>
        </w:rPr>
        <w:t xml:space="preserve">prepare mixtures of </w:t>
      </w:r>
      <w:proofErr w:type="spellStart"/>
      <w:r w:rsidR="003C73BF" w:rsidRPr="001C257F">
        <w:rPr>
          <w:rFonts w:ascii="Arial" w:eastAsia="Times New Roman" w:hAnsi="Arial" w:cs="Arial"/>
          <w:color w:val="000000"/>
          <w:sz w:val="22"/>
          <w:szCs w:val="22"/>
        </w:rPr>
        <w:t>cf</w:t>
      </w:r>
      <w:proofErr w:type="spellEnd"/>
      <w:r w:rsidR="003C73BF" w:rsidRPr="001C257F">
        <w:rPr>
          <w:rFonts w:ascii="Arial" w:eastAsia="Times New Roman" w:hAnsi="Arial" w:cs="Arial"/>
          <w:color w:val="000000"/>
          <w:sz w:val="22"/>
          <w:szCs w:val="22"/>
        </w:rPr>
        <w:t xml:space="preserve">-DNA from two individuals to </w:t>
      </w:r>
      <w:r w:rsidR="00695925" w:rsidRPr="001C257F">
        <w:rPr>
          <w:rFonts w:ascii="Arial" w:eastAsia="Times New Roman" w:hAnsi="Arial" w:cs="Arial"/>
          <w:color w:val="000000"/>
          <w:sz w:val="22"/>
          <w:szCs w:val="22"/>
        </w:rPr>
        <w:t>simulate the presence of DD-</w:t>
      </w:r>
      <w:proofErr w:type="spellStart"/>
      <w:r w:rsidR="00695925" w:rsidRPr="001C257F">
        <w:rPr>
          <w:rFonts w:ascii="Arial" w:eastAsia="Times New Roman" w:hAnsi="Arial" w:cs="Arial"/>
          <w:color w:val="000000"/>
          <w:sz w:val="22"/>
          <w:szCs w:val="22"/>
        </w:rPr>
        <w:t>cf</w:t>
      </w:r>
      <w:proofErr w:type="spellEnd"/>
      <w:r w:rsidR="00695925" w:rsidRPr="001C257F">
        <w:rPr>
          <w:rFonts w:ascii="Arial" w:eastAsia="Times New Roman" w:hAnsi="Arial" w:cs="Arial"/>
          <w:color w:val="000000"/>
          <w:sz w:val="22"/>
          <w:szCs w:val="22"/>
        </w:rPr>
        <w:t xml:space="preserve"> </w:t>
      </w:r>
      <w:r w:rsidR="001F5119" w:rsidRPr="001C257F">
        <w:rPr>
          <w:rFonts w:ascii="Arial" w:eastAsia="Times New Roman" w:hAnsi="Arial" w:cs="Arial"/>
          <w:color w:val="000000"/>
          <w:sz w:val="22"/>
          <w:szCs w:val="22"/>
        </w:rPr>
        <w:t xml:space="preserve">DNA </w:t>
      </w:r>
      <w:r w:rsidR="004A4BC1" w:rsidRPr="001C257F">
        <w:rPr>
          <w:rFonts w:ascii="Arial" w:eastAsia="Times New Roman" w:hAnsi="Arial" w:cs="Arial"/>
          <w:color w:val="000000"/>
          <w:sz w:val="22"/>
          <w:szCs w:val="22"/>
        </w:rPr>
        <w:t>in patient samples</w:t>
      </w:r>
      <w:r w:rsidR="000E14AC" w:rsidRPr="001C257F">
        <w:rPr>
          <w:rFonts w:ascii="Arial" w:eastAsia="Times New Roman" w:hAnsi="Arial" w:cs="Arial"/>
          <w:color w:val="000000"/>
          <w:sz w:val="22"/>
          <w:szCs w:val="22"/>
        </w:rPr>
        <w:t xml:space="preserve">.  </w:t>
      </w:r>
      <w:r w:rsidR="004C3DF4" w:rsidRPr="001C257F">
        <w:rPr>
          <w:rFonts w:ascii="Arial" w:eastAsia="Times New Roman" w:hAnsi="Arial" w:cs="Arial"/>
          <w:color w:val="000000"/>
          <w:sz w:val="22"/>
          <w:szCs w:val="22"/>
        </w:rPr>
        <w:t>Volunteers will be selected to</w:t>
      </w:r>
      <w:r w:rsidR="00206D67" w:rsidRPr="001C257F">
        <w:rPr>
          <w:rFonts w:ascii="Arial" w:eastAsia="Times New Roman" w:hAnsi="Arial" w:cs="Arial"/>
          <w:color w:val="000000"/>
          <w:sz w:val="22"/>
          <w:szCs w:val="22"/>
        </w:rPr>
        <w:t xml:space="preserve"> represent </w:t>
      </w:r>
      <w:r w:rsidR="00F716E3" w:rsidRPr="001C257F">
        <w:rPr>
          <w:rFonts w:ascii="Arial" w:eastAsia="Times New Roman" w:hAnsi="Arial" w:cs="Arial"/>
          <w:color w:val="000000"/>
          <w:sz w:val="22"/>
          <w:szCs w:val="22"/>
        </w:rPr>
        <w:t>different genetic backg</w:t>
      </w:r>
      <w:r w:rsidR="001C5054" w:rsidRPr="001C257F">
        <w:rPr>
          <w:rFonts w:ascii="Arial" w:eastAsia="Times New Roman" w:hAnsi="Arial" w:cs="Arial"/>
          <w:color w:val="000000"/>
          <w:sz w:val="22"/>
          <w:szCs w:val="22"/>
        </w:rPr>
        <w:t>r</w:t>
      </w:r>
      <w:r w:rsidR="00F716E3" w:rsidRPr="001C257F">
        <w:rPr>
          <w:rFonts w:ascii="Arial" w:eastAsia="Times New Roman" w:hAnsi="Arial" w:cs="Arial"/>
          <w:color w:val="000000"/>
          <w:sz w:val="22"/>
          <w:szCs w:val="22"/>
        </w:rPr>
        <w:t xml:space="preserve">ounds (e.g., </w:t>
      </w:r>
      <w:r w:rsidR="001C5054" w:rsidRPr="001C257F">
        <w:rPr>
          <w:rFonts w:ascii="Arial" w:eastAsia="Times New Roman" w:hAnsi="Arial" w:cs="Arial"/>
          <w:color w:val="000000"/>
          <w:sz w:val="22"/>
          <w:szCs w:val="22"/>
        </w:rPr>
        <w:t>inter-race and intra-race)</w:t>
      </w:r>
      <w:r w:rsidR="00D67501" w:rsidRPr="001C257F">
        <w:rPr>
          <w:rFonts w:ascii="Arial" w:eastAsia="Times New Roman" w:hAnsi="Arial" w:cs="Arial"/>
          <w:color w:val="000000"/>
          <w:sz w:val="22"/>
          <w:szCs w:val="22"/>
        </w:rPr>
        <w:t xml:space="preserve">.  </w:t>
      </w:r>
      <w:r w:rsidR="00750C50" w:rsidRPr="001C257F">
        <w:rPr>
          <w:rFonts w:ascii="Arial" w:eastAsia="Times New Roman" w:hAnsi="Arial" w:cs="Arial"/>
          <w:color w:val="000000"/>
          <w:sz w:val="22"/>
          <w:szCs w:val="22"/>
        </w:rPr>
        <w:t>Dr. Gai’s laboratory will use t</w:t>
      </w:r>
      <w:r w:rsidR="00D67501" w:rsidRPr="001C257F">
        <w:rPr>
          <w:rFonts w:ascii="Arial" w:eastAsia="Times New Roman" w:hAnsi="Arial" w:cs="Arial"/>
          <w:color w:val="000000"/>
          <w:sz w:val="22"/>
          <w:szCs w:val="22"/>
        </w:rPr>
        <w:t xml:space="preserve">his material to determine the performance characteristics of </w:t>
      </w:r>
      <w:proofErr w:type="spellStart"/>
      <w:r w:rsidR="00D67501" w:rsidRPr="001C257F">
        <w:rPr>
          <w:rFonts w:ascii="Arial" w:eastAsia="Times New Roman" w:hAnsi="Arial" w:cs="Arial"/>
          <w:color w:val="000000"/>
          <w:sz w:val="22"/>
          <w:szCs w:val="22"/>
        </w:rPr>
        <w:t>lpWGS</w:t>
      </w:r>
      <w:proofErr w:type="spellEnd"/>
      <w:r w:rsidR="00D67501" w:rsidRPr="001C257F">
        <w:rPr>
          <w:rFonts w:ascii="Arial" w:eastAsia="Times New Roman" w:hAnsi="Arial" w:cs="Arial"/>
          <w:color w:val="000000"/>
          <w:sz w:val="22"/>
          <w:szCs w:val="22"/>
        </w:rPr>
        <w:t xml:space="preserve"> for detection of DD-</w:t>
      </w:r>
      <w:proofErr w:type="spellStart"/>
      <w:r w:rsidR="00D67501" w:rsidRPr="001C257F">
        <w:rPr>
          <w:rFonts w:ascii="Arial" w:eastAsia="Times New Roman" w:hAnsi="Arial" w:cs="Arial"/>
          <w:color w:val="000000"/>
          <w:sz w:val="22"/>
          <w:szCs w:val="22"/>
        </w:rPr>
        <w:t>cfDNA</w:t>
      </w:r>
      <w:proofErr w:type="spellEnd"/>
      <w:r w:rsidR="00D67501" w:rsidRPr="001C257F">
        <w:rPr>
          <w:rFonts w:ascii="Arial" w:eastAsia="Times New Roman" w:hAnsi="Arial" w:cs="Arial"/>
          <w:color w:val="000000"/>
          <w:sz w:val="22"/>
          <w:szCs w:val="22"/>
        </w:rPr>
        <w:t xml:space="preserve">.  </w:t>
      </w:r>
      <w:r w:rsidR="005825A7" w:rsidRPr="001C257F">
        <w:rPr>
          <w:rFonts w:ascii="Arial" w:eastAsia="Times New Roman" w:hAnsi="Arial" w:cs="Arial"/>
          <w:color w:val="000000"/>
          <w:sz w:val="22"/>
          <w:szCs w:val="22"/>
        </w:rPr>
        <w:t xml:space="preserve">The following characteristics will be determined: </w:t>
      </w:r>
      <w:commentRangeStart w:id="159"/>
      <w:r w:rsidR="005825A7" w:rsidRPr="001C257F">
        <w:rPr>
          <w:rFonts w:ascii="Arial" w:eastAsia="Times New Roman" w:hAnsi="Arial" w:cs="Arial"/>
          <w:color w:val="000000"/>
          <w:sz w:val="22"/>
          <w:szCs w:val="22"/>
        </w:rPr>
        <w:t>LOB, LOD</w:t>
      </w:r>
      <w:commentRangeEnd w:id="159"/>
      <w:r w:rsidR="00711FDF">
        <w:rPr>
          <w:rStyle w:val="CommentReference"/>
        </w:rPr>
        <w:commentReference w:id="159"/>
      </w:r>
      <w:r w:rsidR="005825A7" w:rsidRPr="001C257F">
        <w:rPr>
          <w:rFonts w:ascii="Arial" w:eastAsia="Times New Roman" w:hAnsi="Arial" w:cs="Arial"/>
          <w:color w:val="000000"/>
          <w:sz w:val="22"/>
          <w:szCs w:val="22"/>
        </w:rPr>
        <w:t xml:space="preserve">, </w:t>
      </w:r>
      <w:r w:rsidR="003C673C" w:rsidRPr="001C257F">
        <w:rPr>
          <w:rFonts w:ascii="Arial" w:eastAsia="Times New Roman" w:hAnsi="Arial" w:cs="Arial"/>
          <w:color w:val="000000"/>
          <w:sz w:val="22"/>
          <w:szCs w:val="22"/>
        </w:rPr>
        <w:t xml:space="preserve">reproducibility, </w:t>
      </w:r>
      <w:r w:rsidR="005825A7" w:rsidRPr="001C257F">
        <w:rPr>
          <w:rFonts w:ascii="Arial" w:eastAsia="Times New Roman" w:hAnsi="Arial" w:cs="Arial"/>
          <w:color w:val="000000"/>
          <w:sz w:val="22"/>
          <w:szCs w:val="22"/>
        </w:rPr>
        <w:t xml:space="preserve">accuracy, linearity, </w:t>
      </w:r>
      <w:r w:rsidR="002A0280" w:rsidRPr="001C257F">
        <w:rPr>
          <w:rFonts w:ascii="Arial" w:eastAsia="Times New Roman" w:hAnsi="Arial" w:cs="Arial"/>
          <w:color w:val="000000"/>
          <w:sz w:val="22"/>
          <w:szCs w:val="22"/>
        </w:rPr>
        <w:t xml:space="preserve">and </w:t>
      </w:r>
      <w:r w:rsidR="005825A7" w:rsidRPr="001C257F">
        <w:rPr>
          <w:rFonts w:ascii="Arial" w:eastAsia="Times New Roman" w:hAnsi="Arial" w:cs="Arial"/>
          <w:color w:val="000000"/>
          <w:sz w:val="22"/>
          <w:szCs w:val="22"/>
        </w:rPr>
        <w:t xml:space="preserve">reportable range.   </w:t>
      </w:r>
    </w:p>
    <w:p w14:paraId="7C18A85D" w14:textId="77777777" w:rsidR="00A15F1B" w:rsidRPr="001C257F" w:rsidRDefault="00A15F1B" w:rsidP="00763063">
      <w:pPr>
        <w:rPr>
          <w:rFonts w:ascii="Arial" w:eastAsia="Times New Roman" w:hAnsi="Arial" w:cs="Arial"/>
          <w:b/>
          <w:bCs/>
          <w:color w:val="000000"/>
          <w:sz w:val="22"/>
          <w:szCs w:val="22"/>
        </w:rPr>
      </w:pPr>
    </w:p>
    <w:p w14:paraId="79116616" w14:textId="152C1B95" w:rsidR="00675BEB" w:rsidRPr="001C257F" w:rsidRDefault="00F74B61" w:rsidP="00E647E0">
      <w:pPr>
        <w:rPr>
          <w:rFonts w:ascii="Arial" w:eastAsia="Times New Roman" w:hAnsi="Arial" w:cs="Arial"/>
          <w:color w:val="000000"/>
          <w:sz w:val="22"/>
          <w:szCs w:val="22"/>
        </w:rPr>
      </w:pPr>
      <w:r w:rsidRPr="001C257F">
        <w:rPr>
          <w:rFonts w:ascii="Arial" w:eastAsia="Times New Roman" w:hAnsi="Arial" w:cs="Arial"/>
          <w:b/>
          <w:bCs/>
          <w:color w:val="000000"/>
          <w:sz w:val="22"/>
          <w:szCs w:val="22"/>
        </w:rPr>
        <w:t>E</w:t>
      </w:r>
      <w:r w:rsidR="00A456BC" w:rsidRPr="001C257F">
        <w:rPr>
          <w:rFonts w:ascii="Arial" w:eastAsia="Times New Roman" w:hAnsi="Arial" w:cs="Arial"/>
          <w:b/>
          <w:bCs/>
          <w:color w:val="000000"/>
          <w:sz w:val="22"/>
          <w:szCs w:val="22"/>
        </w:rPr>
        <w:t>xperimental Design.</w:t>
      </w:r>
      <w:r w:rsidR="00A456BC" w:rsidRPr="001C257F">
        <w:rPr>
          <w:rFonts w:ascii="Arial" w:eastAsia="Times New Roman" w:hAnsi="Arial" w:cs="Arial"/>
          <w:color w:val="000000"/>
          <w:sz w:val="22"/>
          <w:szCs w:val="22"/>
        </w:rPr>
        <w:t xml:space="preserve"> Blood samples from volunteers of same or different ethnic groups, which possess mitochondrial haplogroups of close and remote relatedness, respectively, will be used for this </w:t>
      </w:r>
      <w:ins w:id="160" w:author="Maggo, Simran" w:date="2022-11-04T09:18:00Z">
        <w:r w:rsidR="008C6540">
          <w:rPr>
            <w:rFonts w:ascii="Arial" w:eastAsia="Times New Roman" w:hAnsi="Arial" w:cs="Arial"/>
            <w:color w:val="000000"/>
            <w:sz w:val="22"/>
            <w:szCs w:val="22"/>
          </w:rPr>
          <w:t>a</w:t>
        </w:r>
      </w:ins>
      <w:del w:id="161" w:author="Maggo, Simran" w:date="2022-11-04T09:18:00Z">
        <w:r w:rsidR="00A456BC" w:rsidRPr="001C257F" w:rsidDel="008C6540">
          <w:rPr>
            <w:rFonts w:ascii="Arial" w:eastAsia="Times New Roman" w:hAnsi="Arial" w:cs="Arial"/>
            <w:color w:val="000000"/>
            <w:sz w:val="22"/>
            <w:szCs w:val="22"/>
          </w:rPr>
          <w:delText>A</w:delText>
        </w:r>
      </w:del>
      <w:r w:rsidR="00A456BC" w:rsidRPr="001C257F">
        <w:rPr>
          <w:rFonts w:ascii="Arial" w:eastAsia="Times New Roman" w:hAnsi="Arial" w:cs="Arial"/>
          <w:color w:val="000000"/>
          <w:sz w:val="22"/>
          <w:szCs w:val="22"/>
        </w:rPr>
        <w:t xml:space="preserve">im. The mtDNA genome of each volunteer will be sequenced first using an established method (PMID: 22777722), with the mtDNA variants to be called by the </w:t>
      </w:r>
      <w:proofErr w:type="spellStart"/>
      <w:r w:rsidR="00A456BC" w:rsidRPr="001C257F">
        <w:rPr>
          <w:rFonts w:ascii="Arial" w:eastAsia="Times New Roman" w:hAnsi="Arial" w:cs="Arial"/>
          <w:color w:val="000000"/>
          <w:sz w:val="22"/>
          <w:szCs w:val="22"/>
        </w:rPr>
        <w:t>Dragen</w:t>
      </w:r>
      <w:proofErr w:type="spellEnd"/>
      <w:r w:rsidR="00A456BC" w:rsidRPr="001C257F">
        <w:rPr>
          <w:rFonts w:ascii="Arial" w:eastAsia="Times New Roman" w:hAnsi="Arial" w:cs="Arial"/>
          <w:color w:val="000000"/>
          <w:sz w:val="22"/>
          <w:szCs w:val="22"/>
        </w:rPr>
        <w:t xml:space="preserve"> pipeline (Illumina, San Diego, CA) and the haplogroup to be determined by our own method </w:t>
      </w:r>
      <w:proofErr w:type="spellStart"/>
      <w:r w:rsidR="00A456BC" w:rsidRPr="001C257F">
        <w:rPr>
          <w:rFonts w:ascii="Arial" w:eastAsia="Times New Roman" w:hAnsi="Arial" w:cs="Arial"/>
          <w:color w:val="000000"/>
          <w:sz w:val="22"/>
          <w:szCs w:val="22"/>
        </w:rPr>
        <w:t>phy-mer</w:t>
      </w:r>
      <w:proofErr w:type="spellEnd"/>
      <w:r w:rsidR="00A456BC" w:rsidRPr="001C257F">
        <w:rPr>
          <w:rFonts w:ascii="Arial" w:eastAsia="Times New Roman" w:hAnsi="Arial" w:cs="Arial"/>
          <w:color w:val="000000"/>
          <w:sz w:val="22"/>
          <w:szCs w:val="22"/>
        </w:rPr>
        <w:t xml:space="preserve"> (PMID: 25505086). </w:t>
      </w:r>
    </w:p>
    <w:p w14:paraId="5D9AD230" w14:textId="77777777" w:rsidR="00675BEB" w:rsidRPr="001C257F" w:rsidRDefault="00675BEB" w:rsidP="00E647E0">
      <w:pPr>
        <w:rPr>
          <w:rFonts w:ascii="Arial" w:eastAsia="Times New Roman" w:hAnsi="Arial" w:cs="Arial"/>
          <w:color w:val="000000"/>
          <w:sz w:val="22"/>
          <w:szCs w:val="22"/>
        </w:rPr>
      </w:pPr>
    </w:p>
    <w:p w14:paraId="6DA4A78D" w14:textId="3D0C41CC" w:rsidR="00A456BC" w:rsidRDefault="00621983" w:rsidP="00E647E0">
      <w:pPr>
        <w:rPr>
          <w:rFonts w:ascii="Arial" w:eastAsia="Times New Roman" w:hAnsi="Arial" w:cs="Arial"/>
          <w:color w:val="000000"/>
          <w:sz w:val="22"/>
          <w:szCs w:val="22"/>
          <w:lang w:eastAsia="zh-CN"/>
        </w:rPr>
      </w:pPr>
      <w:r w:rsidRPr="001C257F">
        <w:rPr>
          <w:rFonts w:ascii="Arial" w:eastAsia="Times New Roman" w:hAnsi="Arial" w:cs="Arial"/>
          <w:color w:val="000000"/>
          <w:sz w:val="22"/>
          <w:szCs w:val="22"/>
        </w:rPr>
        <w:lastRenderedPageBreak/>
        <w:t xml:space="preserve">Total </w:t>
      </w:r>
      <w:proofErr w:type="spellStart"/>
      <w:r w:rsidRPr="001C257F">
        <w:rPr>
          <w:rFonts w:ascii="Arial" w:hAnsi="Arial" w:cs="Arial"/>
          <w:sz w:val="22"/>
          <w:szCs w:val="22"/>
        </w:rPr>
        <w:t>cfDNA</w:t>
      </w:r>
      <w:proofErr w:type="spellEnd"/>
      <w:r w:rsidRPr="001C257F">
        <w:rPr>
          <w:rFonts w:ascii="Arial" w:hAnsi="Arial" w:cs="Arial"/>
          <w:sz w:val="22"/>
          <w:szCs w:val="22"/>
        </w:rPr>
        <w:t xml:space="preserve"> will be extracted from </w:t>
      </w:r>
      <w:r w:rsidR="00E4781D" w:rsidRPr="001C257F">
        <w:rPr>
          <w:rFonts w:ascii="Arial" w:hAnsi="Arial" w:cs="Arial"/>
          <w:sz w:val="22"/>
          <w:szCs w:val="22"/>
        </w:rPr>
        <w:t xml:space="preserve">donor </w:t>
      </w:r>
      <w:r w:rsidRPr="001C257F">
        <w:rPr>
          <w:rFonts w:ascii="Arial" w:hAnsi="Arial" w:cs="Arial"/>
          <w:sz w:val="22"/>
          <w:szCs w:val="22"/>
        </w:rPr>
        <w:t xml:space="preserve">samples using </w:t>
      </w:r>
      <w:ins w:id="162" w:author="Maggo, Simran" w:date="2022-11-04T09:18:00Z">
        <w:r w:rsidR="008C6540">
          <w:rPr>
            <w:rFonts w:ascii="Arial" w:hAnsi="Arial" w:cs="Arial"/>
            <w:sz w:val="22"/>
            <w:szCs w:val="22"/>
          </w:rPr>
          <w:t>a</w:t>
        </w:r>
      </w:ins>
      <w:del w:id="163" w:author="Maggo, Simran" w:date="2022-11-04T09:18:00Z">
        <w:r w:rsidRPr="001C257F" w:rsidDel="008C6540">
          <w:rPr>
            <w:rFonts w:ascii="Arial" w:hAnsi="Arial" w:cs="Arial"/>
            <w:sz w:val="22"/>
            <w:szCs w:val="22"/>
          </w:rPr>
          <w:delText>the</w:delText>
        </w:r>
      </w:del>
      <w:r w:rsidRPr="001C257F">
        <w:rPr>
          <w:rFonts w:ascii="Arial" w:hAnsi="Arial" w:cs="Arial"/>
          <w:sz w:val="22"/>
          <w:szCs w:val="22"/>
        </w:rPr>
        <w:t xml:space="preserve"> method optimized for </w:t>
      </w:r>
      <w:proofErr w:type="spellStart"/>
      <w:r w:rsidRPr="001C257F">
        <w:rPr>
          <w:rFonts w:ascii="Arial" w:hAnsi="Arial" w:cs="Arial"/>
          <w:sz w:val="22"/>
          <w:szCs w:val="22"/>
        </w:rPr>
        <w:t>cf</w:t>
      </w:r>
      <w:proofErr w:type="spellEnd"/>
      <w:r w:rsidRPr="001C257F">
        <w:rPr>
          <w:rFonts w:ascii="Arial" w:hAnsi="Arial" w:cs="Arial"/>
          <w:sz w:val="22"/>
          <w:szCs w:val="22"/>
        </w:rPr>
        <w:t xml:space="preserve">-mtDNA isolation. The abundance and quality of </w:t>
      </w:r>
      <w:proofErr w:type="spellStart"/>
      <w:r w:rsidRPr="001C257F">
        <w:rPr>
          <w:rFonts w:ascii="Arial" w:hAnsi="Arial" w:cs="Arial"/>
          <w:sz w:val="22"/>
          <w:szCs w:val="22"/>
        </w:rPr>
        <w:t>cf</w:t>
      </w:r>
      <w:proofErr w:type="spellEnd"/>
      <w:r w:rsidRPr="001C257F">
        <w:rPr>
          <w:rFonts w:ascii="Arial" w:hAnsi="Arial" w:cs="Arial"/>
          <w:sz w:val="22"/>
          <w:szCs w:val="22"/>
        </w:rPr>
        <w:t xml:space="preserve">-DNA will be assessed using a bioanalyzer Cell-free DNA </w:t>
      </w:r>
      <w:proofErr w:type="spellStart"/>
      <w:r w:rsidRPr="001C257F">
        <w:rPr>
          <w:rFonts w:ascii="Arial" w:hAnsi="Arial" w:cs="Arial"/>
          <w:sz w:val="22"/>
          <w:szCs w:val="22"/>
        </w:rPr>
        <w:t>ScreenTape</w:t>
      </w:r>
      <w:proofErr w:type="spellEnd"/>
      <w:r w:rsidRPr="001C257F">
        <w:rPr>
          <w:rFonts w:ascii="Arial" w:hAnsi="Arial" w:cs="Arial"/>
          <w:sz w:val="22"/>
          <w:szCs w:val="22"/>
        </w:rPr>
        <w:t xml:space="preserve"> analysis (Agilent, Santa Clara, CA) and </w:t>
      </w:r>
      <w:proofErr w:type="spellStart"/>
      <w:r w:rsidRPr="001C257F">
        <w:rPr>
          <w:rFonts w:ascii="Arial" w:hAnsi="Arial" w:cs="Arial"/>
          <w:sz w:val="22"/>
          <w:szCs w:val="22"/>
        </w:rPr>
        <w:t>Quantus</w:t>
      </w:r>
      <w:proofErr w:type="spellEnd"/>
      <w:r w:rsidRPr="001C257F">
        <w:rPr>
          <w:rFonts w:ascii="Arial" w:hAnsi="Arial" w:cs="Arial"/>
          <w:sz w:val="22"/>
          <w:szCs w:val="22"/>
        </w:rPr>
        <w:t>™ Fluorometer (Promega, Madison, WI)</w:t>
      </w:r>
      <w:r w:rsidR="00FB6E1C" w:rsidRPr="001C257F">
        <w:rPr>
          <w:rFonts w:ascii="Arial" w:hAnsi="Arial" w:cs="Arial"/>
          <w:sz w:val="22"/>
          <w:szCs w:val="22"/>
        </w:rPr>
        <w:t xml:space="preserve"> and mt-</w:t>
      </w:r>
      <w:proofErr w:type="spellStart"/>
      <w:r w:rsidR="00FB6E1C" w:rsidRPr="001C257F">
        <w:rPr>
          <w:rFonts w:ascii="Arial" w:hAnsi="Arial" w:cs="Arial"/>
          <w:sz w:val="22"/>
          <w:szCs w:val="22"/>
        </w:rPr>
        <w:t>cfDNA</w:t>
      </w:r>
      <w:proofErr w:type="spellEnd"/>
      <w:r w:rsidR="00FB6E1C" w:rsidRPr="001C257F">
        <w:rPr>
          <w:rFonts w:ascii="Arial" w:hAnsi="Arial" w:cs="Arial"/>
          <w:sz w:val="22"/>
          <w:szCs w:val="22"/>
        </w:rPr>
        <w:t xml:space="preserve"> will be determined using </w:t>
      </w:r>
      <w:r w:rsidR="00386DF8" w:rsidRPr="001C257F">
        <w:rPr>
          <w:rFonts w:ascii="Arial" w:eastAsia="Times New Roman" w:hAnsi="Arial" w:cs="Arial"/>
          <w:color w:val="000000"/>
          <w:sz w:val="22"/>
          <w:szCs w:val="22"/>
        </w:rPr>
        <w:t>two quantitative real-time PCR (qPCR) assays described abo</w:t>
      </w:r>
      <w:r w:rsidR="00E647E0" w:rsidRPr="001C257F">
        <w:rPr>
          <w:rFonts w:ascii="Arial" w:eastAsia="Times New Roman" w:hAnsi="Arial" w:cs="Arial"/>
          <w:color w:val="000000"/>
          <w:sz w:val="22"/>
          <w:szCs w:val="22"/>
        </w:rPr>
        <w:t xml:space="preserve">ve </w:t>
      </w:r>
      <w:r w:rsidR="00386DF8" w:rsidRPr="001C257F">
        <w:rPr>
          <w:rFonts w:ascii="Arial" w:eastAsia="Times New Roman" w:hAnsi="Arial" w:cs="Arial"/>
          <w:color w:val="000000"/>
          <w:sz w:val="22"/>
          <w:szCs w:val="22"/>
        </w:rPr>
        <w:t>(</w:t>
      </w:r>
      <w:commentRangeStart w:id="164"/>
      <w:proofErr w:type="spellStart"/>
      <w:r w:rsidR="00386DF8" w:rsidRPr="001C257F">
        <w:rPr>
          <w:rFonts w:ascii="Arial" w:eastAsia="Times New Roman" w:hAnsi="Arial" w:cs="Arial"/>
          <w:color w:val="000000"/>
          <w:sz w:val="22"/>
          <w:szCs w:val="22"/>
        </w:rPr>
        <w:t>ScienCell</w:t>
      </w:r>
      <w:proofErr w:type="spellEnd"/>
      <w:r w:rsidR="00386DF8" w:rsidRPr="001C257F">
        <w:rPr>
          <w:rFonts w:ascii="Arial" w:eastAsia="Times New Roman" w:hAnsi="Arial" w:cs="Arial"/>
          <w:color w:val="000000"/>
          <w:sz w:val="22"/>
          <w:szCs w:val="22"/>
        </w:rPr>
        <w:t xml:space="preserve"> Research Laboratories, Carlsbad, CA</w:t>
      </w:r>
      <w:commentRangeEnd w:id="164"/>
      <w:r w:rsidR="008C6540">
        <w:rPr>
          <w:rStyle w:val="CommentReference"/>
        </w:rPr>
        <w:commentReference w:id="164"/>
      </w:r>
      <w:r w:rsidRPr="001C257F">
        <w:rPr>
          <w:rFonts w:ascii="Arial" w:hAnsi="Arial" w:cs="Arial"/>
          <w:sz w:val="22"/>
          <w:szCs w:val="22"/>
        </w:rPr>
        <w:t xml:space="preserve">. </w:t>
      </w:r>
      <w:r w:rsidR="009968C2">
        <w:rPr>
          <w:rFonts w:ascii="Arial" w:eastAsia="Times New Roman" w:hAnsi="Arial" w:cs="Arial"/>
          <w:color w:val="000000"/>
          <w:sz w:val="22"/>
          <w:szCs w:val="22"/>
        </w:rPr>
        <w:t xml:space="preserve">Mixtures of </w:t>
      </w:r>
      <w:del w:id="165" w:author="Maggo, Simran" w:date="2022-11-04T09:20:00Z">
        <w:r w:rsidR="009968C2" w:rsidDel="008C6540">
          <w:rPr>
            <w:rFonts w:ascii="Arial" w:eastAsia="Times New Roman" w:hAnsi="Arial" w:cs="Arial"/>
            <w:color w:val="000000"/>
            <w:sz w:val="22"/>
            <w:szCs w:val="22"/>
          </w:rPr>
          <w:delText xml:space="preserve">the </w:delText>
        </w:r>
      </w:del>
      <w:r w:rsidR="009968C2">
        <w:rPr>
          <w:rFonts w:ascii="Arial" w:eastAsia="Times New Roman" w:hAnsi="Arial" w:cs="Arial"/>
          <w:color w:val="000000"/>
          <w:sz w:val="22"/>
          <w:szCs w:val="22"/>
        </w:rPr>
        <w:t xml:space="preserve">DNA samples will be created to mimic </w:t>
      </w:r>
      <w:r w:rsidR="0015485B">
        <w:rPr>
          <w:rFonts w:ascii="Arial" w:eastAsia="Times New Roman" w:hAnsi="Arial" w:cs="Arial"/>
          <w:color w:val="000000"/>
          <w:sz w:val="22"/>
          <w:szCs w:val="22"/>
        </w:rPr>
        <w:t xml:space="preserve">post-transplant samples containing </w:t>
      </w:r>
      <w:r w:rsidR="00C54D71">
        <w:rPr>
          <w:rFonts w:ascii="Arial" w:eastAsia="Times New Roman" w:hAnsi="Arial" w:cs="Arial"/>
          <w:color w:val="000000"/>
          <w:sz w:val="22"/>
          <w:szCs w:val="22"/>
        </w:rPr>
        <w:t xml:space="preserve">amounts of DD DNA </w:t>
      </w:r>
      <w:proofErr w:type="gramStart"/>
      <w:r w:rsidR="00C54D71">
        <w:rPr>
          <w:rFonts w:ascii="Arial" w:eastAsia="Times New Roman" w:hAnsi="Arial" w:cs="Arial"/>
          <w:color w:val="000000"/>
          <w:sz w:val="22"/>
          <w:szCs w:val="22"/>
        </w:rPr>
        <w:t>similar to</w:t>
      </w:r>
      <w:proofErr w:type="gramEnd"/>
      <w:r w:rsidR="00C54D71">
        <w:rPr>
          <w:rFonts w:ascii="Arial" w:eastAsia="Times New Roman" w:hAnsi="Arial" w:cs="Arial"/>
          <w:color w:val="000000"/>
          <w:sz w:val="22"/>
          <w:szCs w:val="22"/>
        </w:rPr>
        <w:t xml:space="preserve"> those reported in the literature for DD </w:t>
      </w:r>
      <w:proofErr w:type="spellStart"/>
      <w:r w:rsidR="00C54D71">
        <w:rPr>
          <w:rFonts w:ascii="Arial" w:eastAsia="Times New Roman" w:hAnsi="Arial" w:cs="Arial"/>
          <w:color w:val="000000"/>
          <w:sz w:val="22"/>
          <w:szCs w:val="22"/>
        </w:rPr>
        <w:t>cfNDNA</w:t>
      </w:r>
      <w:proofErr w:type="spellEnd"/>
      <w:r w:rsidR="001F7348">
        <w:rPr>
          <w:rFonts w:ascii="Arial" w:eastAsia="Times New Roman" w:hAnsi="Arial" w:cs="Arial"/>
          <w:color w:val="000000"/>
          <w:sz w:val="22"/>
          <w:szCs w:val="22"/>
        </w:rPr>
        <w:t xml:space="preserve"> with a slightly expanded range </w:t>
      </w:r>
      <w:r w:rsidR="00E63EE0">
        <w:rPr>
          <w:rFonts w:ascii="Arial" w:eastAsia="Times New Roman" w:hAnsi="Arial" w:cs="Arial"/>
          <w:color w:val="000000"/>
          <w:sz w:val="22"/>
          <w:szCs w:val="22"/>
        </w:rPr>
        <w:t xml:space="preserve">to </w:t>
      </w:r>
      <w:del w:id="166" w:author="Maggo, Simran" w:date="2022-11-04T09:20:00Z">
        <w:r w:rsidR="00E63EE0" w:rsidDel="008C6540">
          <w:rPr>
            <w:rFonts w:ascii="Arial" w:eastAsia="Times New Roman" w:hAnsi="Arial" w:cs="Arial"/>
            <w:color w:val="000000"/>
            <w:sz w:val="22"/>
            <w:szCs w:val="22"/>
          </w:rPr>
          <w:delText>detect improved</w:delText>
        </w:r>
      </w:del>
      <w:ins w:id="167" w:author="Maggo, Simran" w:date="2022-11-04T09:20:00Z">
        <w:r w:rsidR="008C6540">
          <w:rPr>
            <w:rFonts w:ascii="Arial" w:eastAsia="Times New Roman" w:hAnsi="Arial" w:cs="Arial"/>
            <w:color w:val="000000"/>
            <w:sz w:val="22"/>
            <w:szCs w:val="22"/>
          </w:rPr>
          <w:t>assess</w:t>
        </w:r>
      </w:ins>
      <w:r w:rsidR="001A5A9C">
        <w:rPr>
          <w:rFonts w:ascii="Arial" w:eastAsia="Times New Roman" w:hAnsi="Arial" w:cs="Arial"/>
          <w:color w:val="000000"/>
          <w:sz w:val="22"/>
          <w:szCs w:val="22"/>
        </w:rPr>
        <w:t xml:space="preserve"> sensitivity </w:t>
      </w:r>
      <w:r w:rsidR="00A456BC" w:rsidRPr="001C257F">
        <w:rPr>
          <w:rFonts w:ascii="Arial" w:eastAsia="Times New Roman" w:hAnsi="Arial" w:cs="Arial"/>
          <w:color w:val="000000"/>
          <w:sz w:val="22"/>
          <w:szCs w:val="22"/>
        </w:rPr>
        <w:t>(</w:t>
      </w:r>
      <w:r w:rsidR="001A5A9C">
        <w:rPr>
          <w:rFonts w:ascii="Arial" w:eastAsia="Times New Roman" w:hAnsi="Arial" w:cs="Arial"/>
          <w:color w:val="000000"/>
          <w:sz w:val="22"/>
          <w:szCs w:val="22"/>
        </w:rPr>
        <w:t xml:space="preserve">0, 0.05, 0.1, </w:t>
      </w:r>
      <w:r w:rsidR="00706369">
        <w:rPr>
          <w:rFonts w:ascii="Arial" w:eastAsia="Times New Roman" w:hAnsi="Arial" w:cs="Arial"/>
          <w:color w:val="000000"/>
          <w:sz w:val="22"/>
          <w:szCs w:val="22"/>
        </w:rPr>
        <w:t>0.2, 0.3, 0.5</w:t>
      </w:r>
      <w:r w:rsidR="00DD2DF4">
        <w:rPr>
          <w:rFonts w:ascii="Arial" w:eastAsia="Times New Roman" w:hAnsi="Arial" w:cs="Arial"/>
          <w:color w:val="000000"/>
          <w:sz w:val="22"/>
          <w:szCs w:val="22"/>
        </w:rPr>
        <w:t>,</w:t>
      </w:r>
      <w:r w:rsidR="00706369">
        <w:rPr>
          <w:rFonts w:ascii="Arial" w:eastAsia="Times New Roman" w:hAnsi="Arial" w:cs="Arial"/>
          <w:color w:val="000000"/>
          <w:sz w:val="22"/>
          <w:szCs w:val="22"/>
        </w:rPr>
        <w:t xml:space="preserve"> 1</w:t>
      </w:r>
      <w:r w:rsidR="00DD2DF4">
        <w:rPr>
          <w:rFonts w:ascii="Arial" w:eastAsia="Times New Roman" w:hAnsi="Arial" w:cs="Arial"/>
          <w:color w:val="000000"/>
          <w:sz w:val="22"/>
          <w:szCs w:val="22"/>
        </w:rPr>
        <w:t>,</w:t>
      </w:r>
      <w:r w:rsidR="00706369">
        <w:rPr>
          <w:rFonts w:ascii="Arial" w:eastAsia="Times New Roman" w:hAnsi="Arial" w:cs="Arial"/>
          <w:color w:val="000000"/>
          <w:sz w:val="22"/>
          <w:szCs w:val="22"/>
        </w:rPr>
        <w:t xml:space="preserve"> 2, 5, 10, 20, 30 % </w:t>
      </w:r>
      <w:r w:rsidR="00E63EE0">
        <w:rPr>
          <w:rFonts w:ascii="Arial" w:eastAsia="Times New Roman" w:hAnsi="Arial" w:cs="Arial"/>
          <w:color w:val="000000"/>
          <w:sz w:val="22"/>
          <w:szCs w:val="22"/>
        </w:rPr>
        <w:t>of the minority population)</w:t>
      </w:r>
      <w:r w:rsidR="00F633CF">
        <w:rPr>
          <w:rFonts w:ascii="Arial" w:eastAsia="Times New Roman" w:hAnsi="Arial" w:cs="Arial"/>
          <w:color w:val="000000"/>
          <w:sz w:val="22"/>
          <w:szCs w:val="22"/>
        </w:rPr>
        <w:t xml:space="preserve">.  Mixtures will be prepared for </w:t>
      </w:r>
      <w:r w:rsidR="00DF14DC">
        <w:rPr>
          <w:rFonts w:ascii="Arial" w:eastAsia="Times New Roman" w:hAnsi="Arial" w:cs="Arial"/>
          <w:color w:val="000000"/>
          <w:sz w:val="22"/>
          <w:szCs w:val="22"/>
        </w:rPr>
        <w:t>3</w:t>
      </w:r>
      <w:r w:rsidR="00F633CF">
        <w:rPr>
          <w:rFonts w:ascii="Arial" w:eastAsia="Times New Roman" w:hAnsi="Arial" w:cs="Arial"/>
          <w:color w:val="000000"/>
          <w:sz w:val="22"/>
          <w:szCs w:val="22"/>
        </w:rPr>
        <w:t xml:space="preserve"> pairs of unrelated individuals </w:t>
      </w:r>
      <w:r w:rsidR="00DF14DC">
        <w:rPr>
          <w:rFonts w:ascii="Arial" w:eastAsia="Times New Roman" w:hAnsi="Arial" w:cs="Arial"/>
          <w:color w:val="000000"/>
          <w:sz w:val="22"/>
          <w:szCs w:val="22"/>
        </w:rPr>
        <w:t xml:space="preserve">with </w:t>
      </w:r>
      <w:commentRangeStart w:id="168"/>
      <w:r w:rsidR="008C3E9E">
        <w:rPr>
          <w:rFonts w:ascii="Arial" w:eastAsia="Times New Roman" w:hAnsi="Arial" w:cs="Arial"/>
          <w:color w:val="000000"/>
          <w:sz w:val="22"/>
          <w:szCs w:val="22"/>
        </w:rPr>
        <w:t>duplicate or triplicate</w:t>
      </w:r>
      <w:r w:rsidR="00DF14DC">
        <w:rPr>
          <w:rFonts w:ascii="Arial" w:eastAsia="Times New Roman" w:hAnsi="Arial" w:cs="Arial"/>
          <w:color w:val="000000"/>
          <w:sz w:val="22"/>
          <w:szCs w:val="22"/>
        </w:rPr>
        <w:t xml:space="preserve"> </w:t>
      </w:r>
      <w:commentRangeEnd w:id="168"/>
      <w:r w:rsidR="008C6540">
        <w:rPr>
          <w:rStyle w:val="CommentReference"/>
        </w:rPr>
        <w:commentReference w:id="168"/>
      </w:r>
      <w:r w:rsidR="00DF14DC">
        <w:rPr>
          <w:rFonts w:ascii="Arial" w:eastAsia="Times New Roman" w:hAnsi="Arial" w:cs="Arial"/>
          <w:color w:val="000000"/>
          <w:sz w:val="22"/>
          <w:szCs w:val="22"/>
        </w:rPr>
        <w:t>reactions in the most critical range (0.1-</w:t>
      </w:r>
      <w:r w:rsidR="00DD2DF4">
        <w:rPr>
          <w:rFonts w:ascii="Arial" w:eastAsia="Times New Roman" w:hAnsi="Arial" w:cs="Arial"/>
          <w:color w:val="000000"/>
          <w:sz w:val="22"/>
          <w:szCs w:val="22"/>
        </w:rPr>
        <w:t>2%</w:t>
      </w:r>
      <w:r w:rsidR="008C3E9E">
        <w:rPr>
          <w:rFonts w:ascii="Arial" w:eastAsia="Times New Roman" w:hAnsi="Arial" w:cs="Arial"/>
          <w:color w:val="000000"/>
          <w:sz w:val="22"/>
          <w:szCs w:val="22"/>
        </w:rPr>
        <w:t xml:space="preserve">).  </w:t>
      </w:r>
      <w:r w:rsidR="008C3E9E">
        <w:rPr>
          <w:rFonts w:ascii="Arial" w:eastAsia="Times New Roman" w:hAnsi="Arial" w:cs="Arial"/>
          <w:color w:val="000000"/>
          <w:sz w:val="22"/>
          <w:szCs w:val="22"/>
          <w:lang w:eastAsia="zh-CN"/>
        </w:rPr>
        <w:t xml:space="preserve">Additional </w:t>
      </w:r>
      <w:r w:rsidR="00B31B71" w:rsidRPr="001C257F">
        <w:rPr>
          <w:rFonts w:ascii="Arial" w:eastAsia="Times New Roman" w:hAnsi="Arial" w:cs="Arial"/>
          <w:color w:val="000000"/>
          <w:sz w:val="22"/>
          <w:szCs w:val="22"/>
          <w:lang w:eastAsia="zh-CN"/>
        </w:rPr>
        <w:t xml:space="preserve">replicates will be used to determine </w:t>
      </w:r>
      <w:r w:rsidR="00563EBF" w:rsidRPr="001C257F">
        <w:rPr>
          <w:rFonts w:ascii="Arial" w:eastAsia="Times New Roman" w:hAnsi="Arial" w:cs="Arial"/>
          <w:color w:val="000000"/>
          <w:sz w:val="22"/>
          <w:szCs w:val="22"/>
          <w:lang w:eastAsia="zh-CN"/>
        </w:rPr>
        <w:t>intra</w:t>
      </w:r>
      <w:ins w:id="169" w:author="Maggo, Simran" w:date="2022-11-04T09:21:00Z">
        <w:r w:rsidR="008C6540">
          <w:rPr>
            <w:rFonts w:ascii="Arial" w:eastAsia="Times New Roman" w:hAnsi="Arial" w:cs="Arial"/>
            <w:color w:val="000000"/>
            <w:sz w:val="22"/>
            <w:szCs w:val="22"/>
            <w:lang w:eastAsia="zh-CN"/>
          </w:rPr>
          <w:t xml:space="preserve"> and inter</w:t>
        </w:r>
      </w:ins>
      <w:r w:rsidR="00563EBF" w:rsidRPr="001C257F">
        <w:rPr>
          <w:rFonts w:ascii="Arial" w:eastAsia="Times New Roman" w:hAnsi="Arial" w:cs="Arial"/>
          <w:color w:val="000000"/>
          <w:sz w:val="22"/>
          <w:szCs w:val="22"/>
          <w:lang w:eastAsia="zh-CN"/>
        </w:rPr>
        <w:t>-assay reproducibility</w:t>
      </w:r>
      <w:del w:id="170" w:author="Maggo, Simran" w:date="2022-11-04T09:21:00Z">
        <w:r w:rsidR="00563EBF" w:rsidRPr="001C257F" w:rsidDel="008C6540">
          <w:rPr>
            <w:rFonts w:ascii="Arial" w:eastAsia="Times New Roman" w:hAnsi="Arial" w:cs="Arial"/>
            <w:color w:val="000000"/>
            <w:sz w:val="22"/>
            <w:szCs w:val="22"/>
            <w:lang w:eastAsia="zh-CN"/>
          </w:rPr>
          <w:delText xml:space="preserve"> </w:delText>
        </w:r>
        <w:r w:rsidR="008C3E9E" w:rsidDel="008C6540">
          <w:rPr>
            <w:rFonts w:ascii="Arial" w:eastAsia="Times New Roman" w:hAnsi="Arial" w:cs="Arial"/>
            <w:color w:val="000000"/>
            <w:sz w:val="22"/>
            <w:szCs w:val="22"/>
            <w:lang w:eastAsia="zh-CN"/>
          </w:rPr>
          <w:delText xml:space="preserve">and </w:delText>
        </w:r>
        <w:r w:rsidR="00563EBF" w:rsidRPr="001C257F" w:rsidDel="008C6540">
          <w:rPr>
            <w:rFonts w:ascii="Arial" w:eastAsia="Times New Roman" w:hAnsi="Arial" w:cs="Arial"/>
            <w:color w:val="000000"/>
            <w:sz w:val="22"/>
            <w:szCs w:val="22"/>
            <w:lang w:eastAsia="zh-CN"/>
          </w:rPr>
          <w:delText>inter-assay reproducibility</w:delText>
        </w:r>
      </w:del>
      <w:r w:rsidR="00563EBF" w:rsidRPr="001C257F">
        <w:rPr>
          <w:rFonts w:ascii="Arial" w:eastAsia="Times New Roman" w:hAnsi="Arial" w:cs="Arial"/>
          <w:color w:val="000000"/>
          <w:sz w:val="22"/>
          <w:szCs w:val="22"/>
          <w:lang w:eastAsia="zh-CN"/>
        </w:rPr>
        <w:t xml:space="preserve">.  </w:t>
      </w:r>
    </w:p>
    <w:p w14:paraId="63766361" w14:textId="77777777" w:rsidR="003F1CAA" w:rsidRDefault="003F1CAA" w:rsidP="00E647E0">
      <w:pPr>
        <w:rPr>
          <w:rFonts w:ascii="Arial" w:eastAsia="Times New Roman" w:hAnsi="Arial" w:cs="Arial"/>
          <w:color w:val="000000"/>
          <w:sz w:val="22"/>
          <w:szCs w:val="22"/>
          <w:lang w:eastAsia="zh-CN"/>
        </w:rPr>
      </w:pPr>
    </w:p>
    <w:p w14:paraId="43EA5B24" w14:textId="4776122B" w:rsidR="00A456BC" w:rsidRDefault="00A456BC" w:rsidP="00E647E0">
      <w:pPr>
        <w:rPr>
          <w:rFonts w:ascii="Arial" w:hAnsi="Arial" w:cs="Arial"/>
          <w:sz w:val="22"/>
          <w:szCs w:val="22"/>
        </w:rPr>
      </w:pPr>
      <w:r w:rsidRPr="001C257F">
        <w:rPr>
          <w:rFonts w:ascii="Arial" w:hAnsi="Arial" w:cs="Arial"/>
          <w:sz w:val="22"/>
          <w:szCs w:val="22"/>
        </w:rPr>
        <w:t xml:space="preserve">Whole genome sequencing libraries will be constructed with the </w:t>
      </w:r>
      <w:proofErr w:type="spellStart"/>
      <w:r w:rsidRPr="001C257F">
        <w:rPr>
          <w:rFonts w:ascii="Arial" w:hAnsi="Arial" w:cs="Arial"/>
          <w:sz w:val="22"/>
          <w:szCs w:val="22"/>
        </w:rPr>
        <w:t>xGen</w:t>
      </w:r>
      <w:proofErr w:type="spellEnd"/>
      <w:r w:rsidRPr="001C257F">
        <w:rPr>
          <w:rFonts w:ascii="Arial" w:hAnsi="Arial" w:cs="Arial"/>
          <w:sz w:val="22"/>
          <w:szCs w:val="22"/>
        </w:rPr>
        <w:t xml:space="preserve"> Prism DNA Library Prep Kit according to the manufacturer’s instructions </w:t>
      </w:r>
      <w:del w:id="171" w:author="Maggo, Simran" w:date="2022-11-04T09:22:00Z">
        <w:r w:rsidRPr="001C257F" w:rsidDel="007325F2">
          <w:rPr>
            <w:rFonts w:ascii="Arial" w:hAnsi="Arial" w:cs="Arial"/>
            <w:sz w:val="22"/>
            <w:szCs w:val="22"/>
          </w:rPr>
          <w:delText xml:space="preserve">and applying 13 cycles of PCR with the addition of fixed single-stranded Unique Dual Molecular Identifier indexes (UDMIs) (Integrated DNA Technologies, Coralville, IA) </w:delText>
        </w:r>
      </w:del>
      <w:r w:rsidRPr="001C257F">
        <w:rPr>
          <w:rFonts w:ascii="Arial" w:hAnsi="Arial" w:cs="Arial"/>
          <w:sz w:val="22"/>
          <w:szCs w:val="22"/>
        </w:rPr>
        <w:t xml:space="preserve">using 5ng of </w:t>
      </w:r>
      <w:proofErr w:type="spellStart"/>
      <w:r w:rsidRPr="001C257F">
        <w:rPr>
          <w:rFonts w:ascii="Arial" w:hAnsi="Arial" w:cs="Arial"/>
          <w:sz w:val="22"/>
          <w:szCs w:val="22"/>
        </w:rPr>
        <w:t>cfDNA</w:t>
      </w:r>
      <w:proofErr w:type="spellEnd"/>
      <w:r w:rsidRPr="001C257F">
        <w:rPr>
          <w:rFonts w:ascii="Arial" w:hAnsi="Arial" w:cs="Arial"/>
          <w:sz w:val="22"/>
          <w:szCs w:val="22"/>
        </w:rPr>
        <w:t xml:space="preserve"> input. All libraries will then be </w:t>
      </w:r>
      <w:proofErr w:type="gramStart"/>
      <w:r w:rsidRPr="001C257F">
        <w:rPr>
          <w:rFonts w:ascii="Arial" w:hAnsi="Arial" w:cs="Arial"/>
          <w:sz w:val="22"/>
          <w:szCs w:val="22"/>
        </w:rPr>
        <w:t>paired-end</w:t>
      </w:r>
      <w:proofErr w:type="gramEnd"/>
      <w:r w:rsidRPr="001C257F">
        <w:rPr>
          <w:rFonts w:ascii="Arial" w:hAnsi="Arial" w:cs="Arial"/>
          <w:sz w:val="22"/>
          <w:szCs w:val="22"/>
        </w:rPr>
        <w:t xml:space="preserve"> sequenced on an Illumina </w:t>
      </w:r>
      <w:proofErr w:type="spellStart"/>
      <w:r w:rsidRPr="001C257F">
        <w:rPr>
          <w:rFonts w:ascii="Arial" w:hAnsi="Arial" w:cs="Arial"/>
          <w:sz w:val="22"/>
          <w:szCs w:val="22"/>
        </w:rPr>
        <w:t>NextSeq</w:t>
      </w:r>
      <w:proofErr w:type="spellEnd"/>
      <w:r w:rsidRPr="001C257F">
        <w:rPr>
          <w:rFonts w:ascii="Arial" w:hAnsi="Arial" w:cs="Arial"/>
          <w:sz w:val="22"/>
          <w:szCs w:val="22"/>
        </w:rPr>
        <w:t xml:space="preserve"> 500 or an Illumina </w:t>
      </w:r>
      <w:proofErr w:type="spellStart"/>
      <w:r w:rsidRPr="001C257F">
        <w:rPr>
          <w:rFonts w:ascii="Arial" w:hAnsi="Arial" w:cs="Arial"/>
          <w:sz w:val="22"/>
          <w:szCs w:val="22"/>
        </w:rPr>
        <w:t>HiSeq</w:t>
      </w:r>
      <w:proofErr w:type="spellEnd"/>
      <w:r w:rsidRPr="001C257F">
        <w:rPr>
          <w:rFonts w:ascii="Arial" w:hAnsi="Arial" w:cs="Arial"/>
          <w:sz w:val="22"/>
          <w:szCs w:val="22"/>
        </w:rPr>
        <w:t xml:space="preserve"> 2500 (San Diego, CA) at an average of 4.4x depth of coverage, which is deemed low coverage. </w:t>
      </w:r>
    </w:p>
    <w:p w14:paraId="1B58A19D" w14:textId="77777777" w:rsidR="00A1039E" w:rsidRDefault="00A1039E" w:rsidP="00E647E0">
      <w:pPr>
        <w:rPr>
          <w:rFonts w:ascii="Arial" w:hAnsi="Arial" w:cs="Arial"/>
          <w:sz w:val="22"/>
          <w:szCs w:val="22"/>
        </w:rPr>
      </w:pPr>
    </w:p>
    <w:p w14:paraId="5DE5F36F" w14:textId="120C8DF9" w:rsidR="00A1039E" w:rsidRPr="001C257F" w:rsidRDefault="00A1039E" w:rsidP="00E647E0">
      <w:pPr>
        <w:rPr>
          <w:rFonts w:ascii="Arial" w:hAnsi="Arial" w:cs="Arial"/>
          <w:sz w:val="22"/>
          <w:szCs w:val="22"/>
        </w:rPr>
      </w:pPr>
      <w:r>
        <w:rPr>
          <w:rFonts w:ascii="Arial" w:hAnsi="Arial" w:cs="Arial"/>
          <w:sz w:val="22"/>
          <w:szCs w:val="22"/>
        </w:rPr>
        <w:t xml:space="preserve">The mixtures </w:t>
      </w:r>
      <w:r w:rsidR="00356896">
        <w:rPr>
          <w:rFonts w:ascii="Arial" w:eastAsia="Times New Roman" w:hAnsi="Arial" w:cs="Arial"/>
          <w:color w:val="000000"/>
          <w:sz w:val="22"/>
          <w:szCs w:val="22"/>
        </w:rPr>
        <w:t xml:space="preserve">created to mimic post-transplant samples containing amounts of DD DNA </w:t>
      </w:r>
      <w:proofErr w:type="gramStart"/>
      <w:r w:rsidR="00356896">
        <w:rPr>
          <w:rFonts w:ascii="Arial" w:eastAsia="Times New Roman" w:hAnsi="Arial" w:cs="Arial"/>
          <w:color w:val="000000"/>
          <w:sz w:val="22"/>
          <w:szCs w:val="22"/>
        </w:rPr>
        <w:t>similar to</w:t>
      </w:r>
      <w:proofErr w:type="gramEnd"/>
      <w:r w:rsidR="00356896">
        <w:rPr>
          <w:rFonts w:ascii="Arial" w:eastAsia="Times New Roman" w:hAnsi="Arial" w:cs="Arial"/>
          <w:color w:val="000000"/>
          <w:sz w:val="22"/>
          <w:szCs w:val="22"/>
        </w:rPr>
        <w:t xml:space="preserve"> those reported in the literature for DD </w:t>
      </w:r>
      <w:proofErr w:type="spellStart"/>
      <w:r w:rsidR="00356896">
        <w:rPr>
          <w:rFonts w:ascii="Arial" w:eastAsia="Times New Roman" w:hAnsi="Arial" w:cs="Arial"/>
          <w:color w:val="000000"/>
          <w:sz w:val="22"/>
          <w:szCs w:val="22"/>
        </w:rPr>
        <w:t>cfNDNA</w:t>
      </w:r>
      <w:proofErr w:type="spellEnd"/>
      <w:r w:rsidR="00356896">
        <w:rPr>
          <w:rFonts w:ascii="Arial" w:eastAsia="Times New Roman" w:hAnsi="Arial" w:cs="Arial"/>
          <w:color w:val="000000"/>
          <w:sz w:val="22"/>
          <w:szCs w:val="22"/>
        </w:rPr>
        <w:t xml:space="preserve"> will also be tested using the novel </w:t>
      </w:r>
      <w:proofErr w:type="spellStart"/>
      <w:r w:rsidR="00356896">
        <w:rPr>
          <w:rFonts w:ascii="Arial" w:eastAsia="Times New Roman" w:hAnsi="Arial" w:cs="Arial"/>
          <w:color w:val="000000"/>
          <w:sz w:val="22"/>
          <w:szCs w:val="22"/>
        </w:rPr>
        <w:t>mdPCR</w:t>
      </w:r>
      <w:proofErr w:type="spellEnd"/>
      <w:r w:rsidR="00356896">
        <w:rPr>
          <w:rFonts w:ascii="Arial" w:eastAsia="Times New Roman" w:hAnsi="Arial" w:cs="Arial"/>
          <w:color w:val="000000"/>
          <w:sz w:val="22"/>
          <w:szCs w:val="22"/>
        </w:rPr>
        <w:t xml:space="preserve"> method developed in Dr. Baxter-Lowe’s laboratory.  </w:t>
      </w:r>
    </w:p>
    <w:p w14:paraId="10B74B73" w14:textId="77777777" w:rsidR="00A456BC" w:rsidRPr="001C257F" w:rsidRDefault="00A456BC" w:rsidP="00E647E0">
      <w:pPr>
        <w:rPr>
          <w:rFonts w:ascii="Arial" w:eastAsia="Times New Roman" w:hAnsi="Arial" w:cs="Arial"/>
          <w:color w:val="000000"/>
          <w:sz w:val="22"/>
          <w:szCs w:val="22"/>
          <w:u w:val="single"/>
        </w:rPr>
      </w:pPr>
    </w:p>
    <w:p w14:paraId="62D6264F" w14:textId="6C5C9072" w:rsidR="00A456BC" w:rsidRDefault="00A456BC" w:rsidP="00E647E0">
      <w:pPr>
        <w:rPr>
          <w:rFonts w:ascii="Arial" w:eastAsia="SimSun" w:hAnsi="Arial" w:cs="Arial"/>
          <w:color w:val="000000"/>
          <w:sz w:val="22"/>
          <w:szCs w:val="22"/>
          <w:lang w:eastAsia="zh-CN"/>
        </w:rPr>
      </w:pPr>
      <w:r w:rsidRPr="001C257F">
        <w:rPr>
          <w:rFonts w:ascii="Arial" w:eastAsia="Times New Roman" w:hAnsi="Arial" w:cs="Arial"/>
          <w:b/>
          <w:bCs/>
          <w:color w:val="000000"/>
          <w:sz w:val="22"/>
          <w:szCs w:val="22"/>
        </w:rPr>
        <w:t>Data Interpretation and Analyses</w:t>
      </w:r>
      <w:r w:rsidRPr="001C257F">
        <w:rPr>
          <w:rFonts w:ascii="Arial" w:eastAsia="SimSun" w:hAnsi="Arial" w:cs="Arial"/>
          <w:color w:val="000000"/>
          <w:sz w:val="22"/>
          <w:szCs w:val="22"/>
          <w:lang w:eastAsia="zh-CN"/>
        </w:rPr>
        <w:t>.</w:t>
      </w:r>
      <w:ins w:id="172" w:author="Maggo, Simran" w:date="2022-11-04T09:22:00Z">
        <w:r w:rsidR="0088127F">
          <w:rPr>
            <w:rFonts w:ascii="Arial" w:eastAsia="SimSun" w:hAnsi="Arial" w:cs="Arial"/>
            <w:color w:val="000000"/>
            <w:sz w:val="22"/>
            <w:szCs w:val="22"/>
            <w:lang w:eastAsia="zh-CN"/>
          </w:rPr>
          <w:t xml:space="preserve"> </w:t>
        </w:r>
      </w:ins>
      <w:r w:rsidRPr="001C257F">
        <w:rPr>
          <w:rFonts w:ascii="Arial" w:eastAsia="SimSun" w:hAnsi="Arial" w:cs="Arial"/>
          <w:color w:val="000000"/>
          <w:sz w:val="22"/>
          <w:szCs w:val="22"/>
          <w:lang w:eastAsia="zh-CN"/>
        </w:rPr>
        <w:t>Sequencing reads will be aligned against GRCh38 build of the human reference genome, which includes the revised Cambridge Reference Sequence (</w:t>
      </w:r>
      <w:proofErr w:type="spellStart"/>
      <w:r w:rsidRPr="001C257F">
        <w:rPr>
          <w:rFonts w:ascii="Arial" w:eastAsia="SimSun" w:hAnsi="Arial" w:cs="Arial"/>
          <w:color w:val="000000"/>
          <w:sz w:val="22"/>
          <w:szCs w:val="22"/>
          <w:lang w:eastAsia="zh-CN"/>
        </w:rPr>
        <w:t>rCRS</w:t>
      </w:r>
      <w:proofErr w:type="spellEnd"/>
      <w:r w:rsidRPr="001C257F">
        <w:rPr>
          <w:rFonts w:ascii="Arial" w:eastAsia="SimSun" w:hAnsi="Arial" w:cs="Arial"/>
          <w:color w:val="000000"/>
          <w:sz w:val="22"/>
          <w:szCs w:val="22"/>
          <w:lang w:eastAsia="zh-CN"/>
        </w:rPr>
        <w:t xml:space="preserve">) for </w:t>
      </w:r>
      <w:del w:id="173" w:author="Maggo, Simran" w:date="2022-11-04T09:23:00Z">
        <w:r w:rsidRPr="001C257F" w:rsidDel="0088127F">
          <w:rPr>
            <w:rFonts w:ascii="Arial" w:eastAsia="SimSun" w:hAnsi="Arial" w:cs="Arial"/>
            <w:color w:val="000000"/>
            <w:sz w:val="22"/>
            <w:szCs w:val="22"/>
            <w:lang w:eastAsia="zh-CN"/>
          </w:rPr>
          <w:delText>r</w:delText>
        </w:r>
      </w:del>
      <w:r w:rsidRPr="001C257F">
        <w:rPr>
          <w:rFonts w:ascii="Arial" w:eastAsia="SimSun" w:hAnsi="Arial" w:cs="Arial"/>
          <w:color w:val="000000"/>
          <w:sz w:val="22"/>
          <w:szCs w:val="22"/>
          <w:lang w:eastAsia="zh-CN"/>
        </w:rPr>
        <w:t xml:space="preserve">mtDNA genome. At each of the </w:t>
      </w:r>
      <w:proofErr w:type="spellStart"/>
      <w:r w:rsidRPr="001C257F">
        <w:rPr>
          <w:rFonts w:ascii="Arial" w:eastAsia="SimSun" w:hAnsi="Arial" w:cs="Arial"/>
          <w:color w:val="000000"/>
          <w:sz w:val="22"/>
          <w:szCs w:val="22"/>
          <w:lang w:eastAsia="zh-CN"/>
        </w:rPr>
        <w:t>rCRS</w:t>
      </w:r>
      <w:proofErr w:type="spellEnd"/>
      <w:r w:rsidRPr="001C257F">
        <w:rPr>
          <w:rFonts w:ascii="Arial" w:eastAsia="SimSun" w:hAnsi="Arial" w:cs="Arial"/>
          <w:color w:val="000000"/>
          <w:sz w:val="22"/>
          <w:szCs w:val="22"/>
          <w:lang w:eastAsia="zh-CN"/>
        </w:rPr>
        <w:t xml:space="preserve"> genome position</w:t>
      </w:r>
      <w:ins w:id="174" w:author="Maggo, Simran" w:date="2022-11-04T09:23:00Z">
        <w:r w:rsidR="0088127F">
          <w:rPr>
            <w:rFonts w:ascii="Arial" w:eastAsia="SimSun" w:hAnsi="Arial" w:cs="Arial"/>
            <w:color w:val="000000"/>
            <w:sz w:val="22"/>
            <w:szCs w:val="22"/>
            <w:lang w:eastAsia="zh-CN"/>
          </w:rPr>
          <w:t>s</w:t>
        </w:r>
      </w:ins>
      <w:r w:rsidRPr="001C257F">
        <w:rPr>
          <w:rFonts w:ascii="Arial" w:eastAsia="SimSun" w:hAnsi="Arial" w:cs="Arial"/>
          <w:color w:val="000000"/>
          <w:sz w:val="22"/>
          <w:szCs w:val="22"/>
          <w:lang w:eastAsia="zh-CN"/>
        </w:rPr>
        <w:t xml:space="preserve"> where the base composition of the two samples are different, base counts {A, G, C, T} will be tabulated. At each position, Pearson’s chi-square test will be used to assess whether there is statistically significant difference between the observed base frequencies and the expected ones based on the overall depth of coverage and calculated sequencing error rate across all other positions. If the answer is yes, the average ratio of the second most common base at each of these positions should correlate well with the mixture </w:t>
      </w:r>
      <w:del w:id="175" w:author="Maggo, Simran" w:date="2022-11-04T09:23:00Z">
        <w:r w:rsidRPr="001C257F" w:rsidDel="0088127F">
          <w:rPr>
            <w:rFonts w:ascii="Arial" w:eastAsia="SimSun" w:hAnsi="Arial" w:cs="Arial"/>
            <w:color w:val="000000"/>
            <w:sz w:val="22"/>
            <w:szCs w:val="22"/>
            <w:lang w:eastAsia="zh-CN"/>
          </w:rPr>
          <w:delText>ratio, and</w:delText>
        </w:r>
      </w:del>
      <w:ins w:id="176" w:author="Maggo, Simran" w:date="2022-11-04T09:23:00Z">
        <w:r w:rsidR="0088127F" w:rsidRPr="001C257F">
          <w:rPr>
            <w:rFonts w:ascii="Arial" w:eastAsia="SimSun" w:hAnsi="Arial" w:cs="Arial"/>
            <w:color w:val="000000"/>
            <w:sz w:val="22"/>
            <w:szCs w:val="22"/>
            <w:lang w:eastAsia="zh-CN"/>
          </w:rPr>
          <w:t>ratio and</w:t>
        </w:r>
      </w:ins>
      <w:r w:rsidRPr="001C257F">
        <w:rPr>
          <w:rFonts w:ascii="Arial" w:eastAsia="SimSun" w:hAnsi="Arial" w:cs="Arial"/>
          <w:color w:val="000000"/>
          <w:sz w:val="22"/>
          <w:szCs w:val="22"/>
          <w:lang w:eastAsia="zh-CN"/>
        </w:rPr>
        <w:t xml:space="preserve"> can be used to assess the linearity of the assay. LOD </w:t>
      </w:r>
      <w:del w:id="177" w:author="Maggo, Simran" w:date="2022-11-04T09:24:00Z">
        <w:r w:rsidRPr="001C257F" w:rsidDel="00392D48">
          <w:rPr>
            <w:rFonts w:ascii="Arial" w:eastAsia="SimSun" w:hAnsi="Arial" w:cs="Arial"/>
            <w:color w:val="000000"/>
            <w:sz w:val="22"/>
            <w:szCs w:val="22"/>
            <w:lang w:eastAsia="zh-CN"/>
          </w:rPr>
          <w:delText xml:space="preserve">can </w:delText>
        </w:r>
      </w:del>
      <w:ins w:id="178" w:author="Maggo, Simran" w:date="2022-11-04T09:24:00Z">
        <w:r w:rsidR="00392D48">
          <w:rPr>
            <w:rFonts w:ascii="Arial" w:eastAsia="SimSun" w:hAnsi="Arial" w:cs="Arial"/>
            <w:color w:val="000000"/>
            <w:sz w:val="22"/>
            <w:szCs w:val="22"/>
            <w:lang w:eastAsia="zh-CN"/>
          </w:rPr>
          <w:t>will</w:t>
        </w:r>
        <w:r w:rsidR="00392D48" w:rsidRPr="001C257F">
          <w:rPr>
            <w:rFonts w:ascii="Arial" w:eastAsia="SimSun" w:hAnsi="Arial" w:cs="Arial"/>
            <w:color w:val="000000"/>
            <w:sz w:val="22"/>
            <w:szCs w:val="22"/>
            <w:lang w:eastAsia="zh-CN"/>
          </w:rPr>
          <w:t xml:space="preserve"> </w:t>
        </w:r>
      </w:ins>
      <w:r w:rsidRPr="001C257F">
        <w:rPr>
          <w:rFonts w:ascii="Arial" w:eastAsia="SimSun" w:hAnsi="Arial" w:cs="Arial"/>
          <w:color w:val="000000"/>
          <w:sz w:val="22"/>
          <w:szCs w:val="22"/>
          <w:lang w:eastAsia="zh-CN"/>
        </w:rPr>
        <w:t xml:space="preserve">be determined by </w:t>
      </w:r>
      <w:del w:id="179" w:author="Maggo, Simran" w:date="2022-11-04T09:24:00Z">
        <w:r w:rsidRPr="001C257F" w:rsidDel="00392D48">
          <w:rPr>
            <w:rFonts w:ascii="Arial" w:eastAsia="SimSun" w:hAnsi="Arial" w:cs="Arial"/>
            <w:color w:val="000000"/>
            <w:sz w:val="22"/>
            <w:szCs w:val="22"/>
            <w:lang w:eastAsia="zh-CN"/>
          </w:rPr>
          <w:delText xml:space="preserve">mixed </w:delText>
        </w:r>
      </w:del>
      <w:ins w:id="180" w:author="Maggo, Simran" w:date="2022-11-04T09:24:00Z">
        <w:r w:rsidR="00392D48">
          <w:rPr>
            <w:rFonts w:ascii="Arial" w:eastAsia="SimSun" w:hAnsi="Arial" w:cs="Arial"/>
            <w:color w:val="000000"/>
            <w:sz w:val="22"/>
            <w:szCs w:val="22"/>
            <w:lang w:eastAsia="zh-CN"/>
          </w:rPr>
          <w:t>assessing the</w:t>
        </w:r>
        <w:r w:rsidR="00392D48" w:rsidRPr="001C257F">
          <w:rPr>
            <w:rFonts w:ascii="Arial" w:eastAsia="SimSun" w:hAnsi="Arial" w:cs="Arial"/>
            <w:color w:val="000000"/>
            <w:sz w:val="22"/>
            <w:szCs w:val="22"/>
            <w:lang w:eastAsia="zh-CN"/>
          </w:rPr>
          <w:t xml:space="preserve"> </w:t>
        </w:r>
      </w:ins>
      <w:r w:rsidRPr="001C257F">
        <w:rPr>
          <w:rFonts w:ascii="Arial" w:eastAsia="SimSun" w:hAnsi="Arial" w:cs="Arial"/>
          <w:color w:val="000000"/>
          <w:sz w:val="22"/>
          <w:szCs w:val="22"/>
          <w:lang w:eastAsia="zh-CN"/>
        </w:rPr>
        <w:t xml:space="preserve">sample of lowest </w:t>
      </w:r>
      <w:ins w:id="181" w:author="Maggo, Simran" w:date="2022-11-04T09:24:00Z">
        <w:r w:rsidR="00392D48">
          <w:rPr>
            <w:rFonts w:ascii="Arial" w:eastAsia="SimSun" w:hAnsi="Arial" w:cs="Arial"/>
            <w:color w:val="000000"/>
            <w:sz w:val="22"/>
            <w:szCs w:val="22"/>
            <w:lang w:eastAsia="zh-CN"/>
          </w:rPr>
          <w:t xml:space="preserve">mixed </w:t>
        </w:r>
      </w:ins>
      <w:r w:rsidRPr="001C257F">
        <w:rPr>
          <w:rFonts w:ascii="Arial" w:eastAsia="SimSun" w:hAnsi="Arial" w:cs="Arial"/>
          <w:color w:val="000000"/>
          <w:sz w:val="22"/>
          <w:szCs w:val="22"/>
          <w:lang w:eastAsia="zh-CN"/>
        </w:rPr>
        <w:t>ratio from which we can determine the presence of a second source of DNA with statistical</w:t>
      </w:r>
      <w:del w:id="182" w:author="Maggo, Simran" w:date="2022-11-04T09:24:00Z">
        <w:r w:rsidRPr="001C257F" w:rsidDel="00392D48">
          <w:rPr>
            <w:rFonts w:ascii="Arial" w:eastAsia="SimSun" w:hAnsi="Arial" w:cs="Arial"/>
            <w:color w:val="000000"/>
            <w:sz w:val="22"/>
            <w:szCs w:val="22"/>
            <w:lang w:eastAsia="zh-CN"/>
          </w:rPr>
          <w:delText>ly</w:delText>
        </w:r>
      </w:del>
      <w:r w:rsidRPr="001C257F">
        <w:rPr>
          <w:rFonts w:ascii="Arial" w:eastAsia="SimSun" w:hAnsi="Arial" w:cs="Arial"/>
          <w:color w:val="000000"/>
          <w:sz w:val="22"/>
          <w:szCs w:val="22"/>
          <w:lang w:eastAsia="zh-CN"/>
        </w:rPr>
        <w:t xml:space="preserve"> significance.</w:t>
      </w:r>
    </w:p>
    <w:p w14:paraId="0A03E28C" w14:textId="77777777" w:rsidR="00265A74" w:rsidRDefault="00265A74" w:rsidP="00E647E0">
      <w:pPr>
        <w:rPr>
          <w:rFonts w:ascii="Arial" w:eastAsia="SimSun" w:hAnsi="Arial" w:cs="Arial"/>
          <w:color w:val="000000"/>
          <w:sz w:val="22"/>
          <w:szCs w:val="22"/>
          <w:lang w:eastAsia="zh-CN"/>
        </w:rPr>
      </w:pPr>
    </w:p>
    <w:p w14:paraId="4CFC94D7" w14:textId="1BF4B49D" w:rsidR="00265A74" w:rsidRPr="001C257F" w:rsidRDefault="00265A74" w:rsidP="00E647E0">
      <w:pPr>
        <w:rPr>
          <w:rFonts w:ascii="Arial" w:eastAsia="SimSun" w:hAnsi="Arial" w:cs="Arial"/>
          <w:color w:val="000000"/>
          <w:sz w:val="22"/>
          <w:szCs w:val="22"/>
          <w:lang w:eastAsia="zh-CN"/>
        </w:rPr>
      </w:pPr>
      <w:r>
        <w:rPr>
          <w:rFonts w:ascii="Arial" w:eastAsia="Times New Roman" w:hAnsi="Arial" w:cs="Arial"/>
          <w:color w:val="000000"/>
          <w:sz w:val="22"/>
          <w:szCs w:val="22"/>
        </w:rPr>
        <w:t xml:space="preserve">The results for </w:t>
      </w:r>
      <w:proofErr w:type="spellStart"/>
      <w:r>
        <w:rPr>
          <w:rFonts w:ascii="Arial" w:eastAsia="Times New Roman" w:hAnsi="Arial" w:cs="Arial"/>
          <w:color w:val="000000"/>
          <w:sz w:val="22"/>
          <w:szCs w:val="22"/>
        </w:rPr>
        <w:t>mdPCR</w:t>
      </w:r>
      <w:proofErr w:type="spellEnd"/>
      <w:r>
        <w:rPr>
          <w:rFonts w:ascii="Arial" w:eastAsia="Times New Roman" w:hAnsi="Arial" w:cs="Arial"/>
          <w:color w:val="000000"/>
          <w:sz w:val="22"/>
          <w:szCs w:val="22"/>
        </w:rPr>
        <w:t xml:space="preserve"> and </w:t>
      </w:r>
      <w:proofErr w:type="spellStart"/>
      <w:r>
        <w:rPr>
          <w:rFonts w:ascii="Arial" w:eastAsia="Times New Roman" w:hAnsi="Arial" w:cs="Arial"/>
          <w:color w:val="000000"/>
          <w:sz w:val="22"/>
          <w:szCs w:val="22"/>
        </w:rPr>
        <w:t>lp</w:t>
      </w:r>
      <w:ins w:id="183" w:author="Maggo, Simran" w:date="2022-11-04T09:24:00Z">
        <w:r w:rsidR="00C977EA">
          <w:rPr>
            <w:rFonts w:ascii="Arial" w:eastAsia="Times New Roman" w:hAnsi="Arial" w:cs="Arial"/>
            <w:color w:val="000000"/>
            <w:sz w:val="22"/>
            <w:szCs w:val="22"/>
          </w:rPr>
          <w:t>W</w:t>
        </w:r>
      </w:ins>
      <w:del w:id="184" w:author="Maggo, Simran" w:date="2022-11-04T09:24:00Z">
        <w:r w:rsidDel="00C977EA">
          <w:rPr>
            <w:rFonts w:ascii="Arial" w:eastAsia="Times New Roman" w:hAnsi="Arial" w:cs="Arial"/>
            <w:color w:val="000000"/>
            <w:sz w:val="22"/>
            <w:szCs w:val="22"/>
          </w:rPr>
          <w:delText>N</w:delText>
        </w:r>
      </w:del>
      <w:r>
        <w:rPr>
          <w:rFonts w:ascii="Arial" w:eastAsia="Times New Roman" w:hAnsi="Arial" w:cs="Arial"/>
          <w:color w:val="000000"/>
          <w:sz w:val="22"/>
          <w:szCs w:val="22"/>
        </w:rPr>
        <w:t>GS</w:t>
      </w:r>
      <w:proofErr w:type="spellEnd"/>
      <w:r>
        <w:rPr>
          <w:rFonts w:ascii="Arial" w:eastAsia="Times New Roman" w:hAnsi="Arial" w:cs="Arial"/>
          <w:color w:val="000000"/>
          <w:sz w:val="22"/>
          <w:szCs w:val="22"/>
        </w:rPr>
        <w:t xml:space="preserve"> will be compared</w:t>
      </w:r>
      <w:r w:rsidR="00D96A52">
        <w:rPr>
          <w:rFonts w:ascii="Arial" w:eastAsia="Times New Roman" w:hAnsi="Arial" w:cs="Arial"/>
          <w:color w:val="000000"/>
          <w:sz w:val="22"/>
          <w:szCs w:val="22"/>
        </w:rPr>
        <w:t xml:space="preserve"> to determine if </w:t>
      </w:r>
      <w:proofErr w:type="spellStart"/>
      <w:r w:rsidR="00D96A52">
        <w:rPr>
          <w:rFonts w:ascii="Arial" w:eastAsia="Times New Roman" w:hAnsi="Arial" w:cs="Arial"/>
          <w:color w:val="000000"/>
          <w:sz w:val="22"/>
          <w:szCs w:val="22"/>
        </w:rPr>
        <w:t>lp</w:t>
      </w:r>
      <w:ins w:id="185" w:author="Maggo, Simran" w:date="2022-11-04T09:24:00Z">
        <w:r w:rsidR="00C977EA">
          <w:rPr>
            <w:rFonts w:ascii="Arial" w:eastAsia="Times New Roman" w:hAnsi="Arial" w:cs="Arial"/>
            <w:color w:val="000000"/>
            <w:sz w:val="22"/>
            <w:szCs w:val="22"/>
          </w:rPr>
          <w:t>W</w:t>
        </w:r>
      </w:ins>
      <w:del w:id="186" w:author="Maggo, Simran" w:date="2022-11-04T09:24:00Z">
        <w:r w:rsidR="00D96A52" w:rsidDel="00C977EA">
          <w:rPr>
            <w:rFonts w:ascii="Arial" w:eastAsia="Times New Roman" w:hAnsi="Arial" w:cs="Arial"/>
            <w:color w:val="000000"/>
            <w:sz w:val="22"/>
            <w:szCs w:val="22"/>
          </w:rPr>
          <w:delText>N</w:delText>
        </w:r>
      </w:del>
      <w:r w:rsidR="00D96A52">
        <w:rPr>
          <w:rFonts w:ascii="Arial" w:eastAsia="Times New Roman" w:hAnsi="Arial" w:cs="Arial"/>
          <w:color w:val="000000"/>
          <w:sz w:val="22"/>
          <w:szCs w:val="22"/>
        </w:rPr>
        <w:t>GS</w:t>
      </w:r>
      <w:proofErr w:type="spellEnd"/>
      <w:r w:rsidR="00D96A52">
        <w:rPr>
          <w:rFonts w:ascii="Arial" w:eastAsia="Times New Roman" w:hAnsi="Arial" w:cs="Arial"/>
          <w:color w:val="000000"/>
          <w:sz w:val="22"/>
          <w:szCs w:val="22"/>
        </w:rPr>
        <w:t xml:space="preserve"> is more sensitive.  </w:t>
      </w:r>
      <w:r w:rsidR="00687274">
        <w:rPr>
          <w:rFonts w:ascii="Arial" w:eastAsia="Times New Roman" w:hAnsi="Arial" w:cs="Arial"/>
          <w:color w:val="000000"/>
          <w:sz w:val="22"/>
          <w:szCs w:val="22"/>
        </w:rPr>
        <w:t xml:space="preserve">It is unknown if the </w:t>
      </w:r>
      <w:commentRangeStart w:id="187"/>
      <w:r w:rsidR="00687274">
        <w:rPr>
          <w:rFonts w:ascii="Arial" w:eastAsia="Times New Roman" w:hAnsi="Arial" w:cs="Arial"/>
          <w:color w:val="000000"/>
          <w:sz w:val="22"/>
          <w:szCs w:val="22"/>
        </w:rPr>
        <w:t>%DD</w:t>
      </w:r>
      <w:r w:rsidR="0014567C">
        <w:rPr>
          <w:rFonts w:ascii="Arial" w:eastAsia="Times New Roman" w:hAnsi="Arial" w:cs="Arial"/>
          <w:color w:val="000000"/>
          <w:sz w:val="22"/>
          <w:szCs w:val="22"/>
        </w:rPr>
        <w:t xml:space="preserve"> mtDNA and %DD </w:t>
      </w:r>
      <w:proofErr w:type="spellStart"/>
      <w:r w:rsidR="0014567C">
        <w:rPr>
          <w:rFonts w:ascii="Arial" w:eastAsia="Times New Roman" w:hAnsi="Arial" w:cs="Arial"/>
          <w:color w:val="000000"/>
          <w:sz w:val="22"/>
          <w:szCs w:val="22"/>
        </w:rPr>
        <w:t>nDNA</w:t>
      </w:r>
      <w:commentRangeEnd w:id="187"/>
      <w:proofErr w:type="spellEnd"/>
      <w:r w:rsidR="00C977EA">
        <w:rPr>
          <w:rStyle w:val="CommentReference"/>
        </w:rPr>
        <w:commentReference w:id="187"/>
      </w:r>
      <w:r w:rsidR="0014567C">
        <w:rPr>
          <w:rFonts w:ascii="Arial" w:eastAsia="Times New Roman" w:hAnsi="Arial" w:cs="Arial"/>
          <w:color w:val="000000"/>
          <w:sz w:val="22"/>
          <w:szCs w:val="22"/>
        </w:rPr>
        <w:t xml:space="preserve"> will be the same because there are many factors influencing their levels including </w:t>
      </w:r>
      <w:r w:rsidR="006F7815">
        <w:rPr>
          <w:rFonts w:ascii="Arial" w:eastAsia="Times New Roman" w:hAnsi="Arial" w:cs="Arial"/>
          <w:color w:val="000000"/>
          <w:sz w:val="22"/>
          <w:szCs w:val="22"/>
        </w:rPr>
        <w:t>number of mitochondria/cell</w:t>
      </w:r>
      <w:r w:rsidR="00276A53">
        <w:rPr>
          <w:rFonts w:ascii="Arial" w:eastAsia="Times New Roman" w:hAnsi="Arial" w:cs="Arial"/>
          <w:color w:val="000000"/>
          <w:sz w:val="22"/>
          <w:szCs w:val="22"/>
        </w:rPr>
        <w:t xml:space="preserve"> nucleus</w:t>
      </w:r>
      <w:r w:rsidR="006F7815">
        <w:rPr>
          <w:rFonts w:ascii="Arial" w:eastAsia="Times New Roman" w:hAnsi="Arial" w:cs="Arial"/>
          <w:color w:val="000000"/>
          <w:sz w:val="22"/>
          <w:szCs w:val="22"/>
        </w:rPr>
        <w:t>, differences in release from cell</w:t>
      </w:r>
      <w:r w:rsidR="00192F31">
        <w:rPr>
          <w:rFonts w:ascii="Arial" w:eastAsia="Times New Roman" w:hAnsi="Arial" w:cs="Arial"/>
          <w:color w:val="000000"/>
          <w:sz w:val="22"/>
          <w:szCs w:val="22"/>
        </w:rPr>
        <w:t>s</w:t>
      </w:r>
      <w:r w:rsidR="00276A53">
        <w:rPr>
          <w:rFonts w:ascii="Arial" w:eastAsia="Times New Roman" w:hAnsi="Arial" w:cs="Arial"/>
          <w:color w:val="000000"/>
          <w:sz w:val="22"/>
          <w:szCs w:val="22"/>
        </w:rPr>
        <w:t xml:space="preserve"> (mtDNA can be from living cells, while </w:t>
      </w:r>
      <w:proofErr w:type="spellStart"/>
      <w:r w:rsidR="00276A53">
        <w:rPr>
          <w:rFonts w:ascii="Arial" w:eastAsia="Times New Roman" w:hAnsi="Arial" w:cs="Arial"/>
          <w:color w:val="000000"/>
          <w:sz w:val="22"/>
          <w:szCs w:val="22"/>
        </w:rPr>
        <w:t>nDNA</w:t>
      </w:r>
      <w:proofErr w:type="spellEnd"/>
      <w:r w:rsidR="00276A53">
        <w:rPr>
          <w:rFonts w:ascii="Arial" w:eastAsia="Times New Roman" w:hAnsi="Arial" w:cs="Arial"/>
          <w:color w:val="000000"/>
          <w:sz w:val="22"/>
          <w:szCs w:val="22"/>
        </w:rPr>
        <w:t xml:space="preserve"> is from dead cells)</w:t>
      </w:r>
      <w:r w:rsidR="00192F31">
        <w:rPr>
          <w:rFonts w:ascii="Arial" w:eastAsia="Times New Roman" w:hAnsi="Arial" w:cs="Arial"/>
          <w:color w:val="000000"/>
          <w:sz w:val="22"/>
          <w:szCs w:val="22"/>
        </w:rPr>
        <w:t xml:space="preserve">, and differences in half-life in blood. </w:t>
      </w:r>
      <w:r w:rsidR="00276A53">
        <w:rPr>
          <w:rFonts w:ascii="Arial" w:eastAsia="Times New Roman" w:hAnsi="Arial" w:cs="Arial"/>
          <w:color w:val="000000"/>
          <w:sz w:val="22"/>
          <w:szCs w:val="22"/>
        </w:rPr>
        <w:t xml:space="preserve">The ratio of DD </w:t>
      </w:r>
      <w:proofErr w:type="spellStart"/>
      <w:proofErr w:type="gramStart"/>
      <w:r w:rsidR="00854225">
        <w:rPr>
          <w:rFonts w:ascii="Arial" w:eastAsia="Times New Roman" w:hAnsi="Arial" w:cs="Arial"/>
          <w:color w:val="000000"/>
          <w:sz w:val="22"/>
          <w:szCs w:val="22"/>
        </w:rPr>
        <w:t>mtDNA:nDNA</w:t>
      </w:r>
      <w:proofErr w:type="spellEnd"/>
      <w:proofErr w:type="gramEnd"/>
      <w:r w:rsidR="00854225">
        <w:rPr>
          <w:rFonts w:ascii="Arial" w:eastAsia="Times New Roman" w:hAnsi="Arial" w:cs="Arial"/>
          <w:color w:val="000000"/>
          <w:sz w:val="22"/>
          <w:szCs w:val="22"/>
        </w:rPr>
        <w:t xml:space="preserve"> could provide</w:t>
      </w:r>
      <w:r w:rsidR="00042A38">
        <w:rPr>
          <w:rFonts w:ascii="Arial" w:eastAsia="Times New Roman" w:hAnsi="Arial" w:cs="Arial"/>
          <w:color w:val="000000"/>
          <w:sz w:val="22"/>
          <w:szCs w:val="22"/>
        </w:rPr>
        <w:t xml:space="preserve"> clinically useful information.  </w:t>
      </w:r>
    </w:p>
    <w:p w14:paraId="006BFD60" w14:textId="77777777" w:rsidR="00720F61" w:rsidRPr="001C257F" w:rsidRDefault="00720F61" w:rsidP="00E647E0">
      <w:pPr>
        <w:rPr>
          <w:rFonts w:ascii="Arial" w:eastAsia="SimSun" w:hAnsi="Arial" w:cs="Arial"/>
          <w:color w:val="000000"/>
          <w:sz w:val="22"/>
          <w:szCs w:val="22"/>
          <w:lang w:eastAsia="zh-CN"/>
        </w:rPr>
      </w:pPr>
    </w:p>
    <w:p w14:paraId="2E7C0280" w14:textId="7F785C53" w:rsidR="00A456BC" w:rsidRPr="001C257F" w:rsidRDefault="00A456BC" w:rsidP="00E647E0">
      <w:pPr>
        <w:rPr>
          <w:rFonts w:ascii="Arial" w:eastAsia="Times New Roman" w:hAnsi="Arial" w:cs="Arial"/>
          <w:color w:val="000000"/>
          <w:sz w:val="22"/>
          <w:szCs w:val="22"/>
        </w:rPr>
      </w:pPr>
      <w:r w:rsidRPr="001C257F">
        <w:rPr>
          <w:rFonts w:ascii="Arial" w:eastAsia="Times New Roman" w:hAnsi="Arial" w:cs="Arial"/>
          <w:b/>
          <w:bCs/>
          <w:color w:val="000000"/>
          <w:sz w:val="22"/>
          <w:szCs w:val="22"/>
        </w:rPr>
        <w:t>Potential problems and alternative strategies.</w:t>
      </w:r>
      <w:r w:rsidRPr="001C257F">
        <w:rPr>
          <w:rFonts w:ascii="Arial" w:eastAsia="Times New Roman" w:hAnsi="Arial" w:cs="Arial"/>
          <w:color w:val="000000"/>
          <w:sz w:val="22"/>
          <w:szCs w:val="22"/>
        </w:rPr>
        <w:t xml:space="preserve"> When </w:t>
      </w:r>
      <w:proofErr w:type="spellStart"/>
      <w:r w:rsidRPr="001C257F">
        <w:rPr>
          <w:rFonts w:ascii="Arial" w:eastAsia="Times New Roman" w:hAnsi="Arial" w:cs="Arial"/>
          <w:color w:val="000000"/>
          <w:sz w:val="22"/>
          <w:szCs w:val="22"/>
        </w:rPr>
        <w:t>cf</w:t>
      </w:r>
      <w:proofErr w:type="spellEnd"/>
      <w:r w:rsidRPr="001C257F">
        <w:rPr>
          <w:rFonts w:ascii="Arial" w:eastAsia="Times New Roman" w:hAnsi="Arial" w:cs="Arial"/>
          <w:color w:val="000000"/>
          <w:sz w:val="22"/>
          <w:szCs w:val="22"/>
        </w:rPr>
        <w:t>-mtDNA isolation i</w:t>
      </w:r>
      <w:r w:rsidR="001D1A02" w:rsidRPr="001C257F">
        <w:rPr>
          <w:rFonts w:ascii="Arial" w:eastAsia="Times New Roman" w:hAnsi="Arial" w:cs="Arial"/>
          <w:color w:val="000000"/>
          <w:sz w:val="22"/>
          <w:szCs w:val="22"/>
        </w:rPr>
        <w:t>s</w:t>
      </w:r>
      <w:r w:rsidRPr="001C257F">
        <w:rPr>
          <w:rFonts w:ascii="Arial" w:eastAsia="Times New Roman" w:hAnsi="Arial" w:cs="Arial"/>
          <w:color w:val="000000"/>
          <w:sz w:val="22"/>
          <w:szCs w:val="22"/>
        </w:rPr>
        <w:t xml:space="preserve"> optimized, we do not anticipate significant problems with the assay. Depending on the number of PCR cycles used in the library preparation step, however, the linearity may be skewed. With the simulated samples of different mix ratios, however, we can derive a standard curve that can be used for future assays.   </w:t>
      </w:r>
    </w:p>
    <w:p w14:paraId="6678B560" w14:textId="77777777" w:rsidR="00A456BC" w:rsidRPr="001C257F" w:rsidRDefault="00A456BC" w:rsidP="00E647E0">
      <w:pPr>
        <w:rPr>
          <w:rFonts w:ascii="Arial" w:eastAsia="Times New Roman" w:hAnsi="Arial" w:cs="Arial"/>
          <w:color w:val="000000"/>
          <w:sz w:val="22"/>
          <w:szCs w:val="22"/>
        </w:rPr>
      </w:pPr>
    </w:p>
    <w:p w14:paraId="3FD30BA7" w14:textId="0504EC0F" w:rsidR="00A456BC" w:rsidRPr="001C257F" w:rsidRDefault="00A456BC" w:rsidP="00E647E0">
      <w:pPr>
        <w:rPr>
          <w:rFonts w:ascii="Arial" w:eastAsia="Times New Roman" w:hAnsi="Arial" w:cs="Arial"/>
          <w:color w:val="000000"/>
          <w:sz w:val="22"/>
          <w:szCs w:val="22"/>
        </w:rPr>
      </w:pPr>
      <w:r w:rsidRPr="001C257F">
        <w:rPr>
          <w:rFonts w:ascii="Arial" w:eastAsia="Times New Roman" w:hAnsi="Arial" w:cs="Arial"/>
          <w:b/>
          <w:bCs/>
          <w:color w:val="000000"/>
          <w:sz w:val="22"/>
          <w:szCs w:val="22"/>
        </w:rPr>
        <w:t>Milestones of Success.</w:t>
      </w:r>
      <w:r w:rsidRPr="001C257F">
        <w:rPr>
          <w:rFonts w:ascii="Arial" w:eastAsia="Times New Roman" w:hAnsi="Arial" w:cs="Arial"/>
          <w:color w:val="000000"/>
          <w:sz w:val="22"/>
          <w:szCs w:val="22"/>
        </w:rPr>
        <w:t xml:space="preserve"> </w:t>
      </w:r>
      <w:r w:rsidR="00864743">
        <w:rPr>
          <w:rFonts w:ascii="Arial" w:eastAsia="Times New Roman" w:hAnsi="Arial" w:cs="Arial"/>
          <w:color w:val="000000"/>
          <w:sz w:val="22"/>
          <w:szCs w:val="22"/>
        </w:rPr>
        <w:t>Th</w:t>
      </w:r>
      <w:r w:rsidRPr="001C257F">
        <w:rPr>
          <w:rFonts w:ascii="Arial" w:eastAsia="Times New Roman" w:hAnsi="Arial" w:cs="Arial"/>
          <w:color w:val="000000"/>
          <w:sz w:val="22"/>
          <w:szCs w:val="22"/>
        </w:rPr>
        <w:t xml:space="preserve">is successful if a) the LOD is below the reported LOD by commercial assays that are based upon nuclear SNPs; b) reproducibility and repeatability are both high; and c) the results are either linear or a reliable standard curve can be derived from samples of known mixture ratios. </w:t>
      </w:r>
    </w:p>
    <w:p w14:paraId="6D6C451F" w14:textId="77777777" w:rsidR="00A456BC" w:rsidRPr="001C257F" w:rsidRDefault="00A456BC" w:rsidP="00E647E0">
      <w:pPr>
        <w:rPr>
          <w:rFonts w:ascii="Arial" w:eastAsia="Times New Roman" w:hAnsi="Arial" w:cs="Arial"/>
          <w:color w:val="000000"/>
          <w:sz w:val="22"/>
          <w:szCs w:val="22"/>
          <w:highlight w:val="yellow"/>
          <w:u w:val="single"/>
        </w:rPr>
      </w:pPr>
    </w:p>
    <w:p w14:paraId="25C18263" w14:textId="525BA8F9" w:rsidR="00DA0255" w:rsidRPr="001C257F" w:rsidRDefault="00DA0255" w:rsidP="00DA0255">
      <w:pPr>
        <w:rPr>
          <w:rFonts w:ascii="Arial" w:eastAsia="Times New Roman" w:hAnsi="Arial" w:cs="Arial"/>
          <w:color w:val="000000"/>
          <w:sz w:val="22"/>
          <w:szCs w:val="22"/>
        </w:rPr>
      </w:pPr>
      <w:r w:rsidRPr="001C257F">
        <w:rPr>
          <w:rFonts w:ascii="Arial" w:eastAsia="Times New Roman" w:hAnsi="Arial" w:cs="Arial"/>
          <w:b/>
          <w:bCs/>
          <w:color w:val="000000"/>
          <w:sz w:val="22"/>
          <w:szCs w:val="22"/>
        </w:rPr>
        <w:t xml:space="preserve">Aim </w:t>
      </w:r>
      <w:r w:rsidR="00A1039E">
        <w:rPr>
          <w:rFonts w:ascii="Arial" w:eastAsia="Times New Roman" w:hAnsi="Arial" w:cs="Arial"/>
          <w:b/>
          <w:bCs/>
          <w:color w:val="000000"/>
          <w:sz w:val="22"/>
          <w:szCs w:val="22"/>
        </w:rPr>
        <w:t>4</w:t>
      </w:r>
      <w:r w:rsidRPr="001C257F">
        <w:rPr>
          <w:rFonts w:ascii="Arial" w:eastAsia="Times New Roman" w:hAnsi="Arial" w:cs="Arial"/>
          <w:b/>
          <w:bCs/>
          <w:color w:val="000000"/>
          <w:sz w:val="22"/>
          <w:szCs w:val="22"/>
        </w:rPr>
        <w:t xml:space="preserve">: Use </w:t>
      </w:r>
      <w:proofErr w:type="spellStart"/>
      <w:r w:rsidRPr="001C257F">
        <w:rPr>
          <w:rFonts w:ascii="Arial" w:eastAsia="Times New Roman" w:hAnsi="Arial" w:cs="Arial"/>
          <w:b/>
          <w:bCs/>
          <w:color w:val="000000"/>
          <w:sz w:val="22"/>
          <w:szCs w:val="22"/>
        </w:rPr>
        <w:t>lpWGS</w:t>
      </w:r>
      <w:proofErr w:type="spellEnd"/>
      <w:r w:rsidRPr="001C257F">
        <w:rPr>
          <w:rFonts w:ascii="Arial" w:eastAsia="Times New Roman" w:hAnsi="Arial" w:cs="Arial"/>
          <w:b/>
          <w:bCs/>
          <w:color w:val="000000"/>
          <w:sz w:val="22"/>
          <w:szCs w:val="22"/>
        </w:rPr>
        <w:t xml:space="preserve"> and </w:t>
      </w:r>
      <w:proofErr w:type="spellStart"/>
      <w:r w:rsidRPr="001C257F">
        <w:rPr>
          <w:rFonts w:ascii="Arial" w:eastAsia="Times New Roman" w:hAnsi="Arial" w:cs="Arial"/>
          <w:b/>
          <w:bCs/>
          <w:color w:val="000000"/>
          <w:sz w:val="22"/>
          <w:szCs w:val="22"/>
        </w:rPr>
        <w:t>mdPCR</w:t>
      </w:r>
      <w:proofErr w:type="spellEnd"/>
      <w:r w:rsidRPr="001C257F">
        <w:rPr>
          <w:rFonts w:ascii="Arial" w:eastAsia="Times New Roman" w:hAnsi="Arial" w:cs="Arial"/>
          <w:b/>
          <w:bCs/>
          <w:color w:val="000000"/>
          <w:sz w:val="22"/>
          <w:szCs w:val="22"/>
        </w:rPr>
        <w:t xml:space="preserve"> to quantify </w:t>
      </w:r>
      <w:proofErr w:type="spellStart"/>
      <w:r w:rsidRPr="001C257F">
        <w:rPr>
          <w:rFonts w:ascii="Arial" w:eastAsia="Times New Roman" w:hAnsi="Arial" w:cs="Arial"/>
          <w:b/>
          <w:bCs/>
          <w:color w:val="000000"/>
          <w:sz w:val="22"/>
          <w:szCs w:val="22"/>
        </w:rPr>
        <w:t>cf</w:t>
      </w:r>
      <w:proofErr w:type="spellEnd"/>
      <w:r w:rsidRPr="001C257F">
        <w:rPr>
          <w:rFonts w:ascii="Arial" w:eastAsia="Times New Roman" w:hAnsi="Arial" w:cs="Arial"/>
          <w:b/>
          <w:bCs/>
          <w:color w:val="000000"/>
          <w:sz w:val="22"/>
          <w:szCs w:val="22"/>
        </w:rPr>
        <w:t xml:space="preserve">-mtDNA and </w:t>
      </w:r>
      <w:proofErr w:type="spellStart"/>
      <w:r w:rsidRPr="001C257F">
        <w:rPr>
          <w:rFonts w:ascii="Arial" w:eastAsia="Times New Roman" w:hAnsi="Arial" w:cs="Arial"/>
          <w:b/>
          <w:bCs/>
          <w:color w:val="000000"/>
          <w:sz w:val="22"/>
          <w:szCs w:val="22"/>
        </w:rPr>
        <w:t>cf-</w:t>
      </w:r>
      <w:r w:rsidR="00D160AC" w:rsidRPr="001C257F">
        <w:rPr>
          <w:rFonts w:ascii="Arial" w:eastAsia="Times New Roman" w:hAnsi="Arial" w:cs="Arial"/>
          <w:b/>
          <w:bCs/>
          <w:color w:val="000000"/>
          <w:sz w:val="22"/>
          <w:szCs w:val="22"/>
        </w:rPr>
        <w:t>n</w:t>
      </w:r>
      <w:r w:rsidRPr="001C257F">
        <w:rPr>
          <w:rFonts w:ascii="Arial" w:eastAsia="Times New Roman" w:hAnsi="Arial" w:cs="Arial"/>
          <w:b/>
          <w:bCs/>
          <w:color w:val="000000"/>
          <w:sz w:val="22"/>
          <w:szCs w:val="22"/>
        </w:rPr>
        <w:t>DNA</w:t>
      </w:r>
      <w:proofErr w:type="spellEnd"/>
      <w:r w:rsidRPr="001C257F">
        <w:rPr>
          <w:rFonts w:ascii="Arial" w:eastAsia="Times New Roman" w:hAnsi="Arial" w:cs="Arial"/>
          <w:b/>
          <w:bCs/>
          <w:color w:val="000000"/>
          <w:sz w:val="22"/>
          <w:szCs w:val="22"/>
        </w:rPr>
        <w:t xml:space="preserve"> in blood samples from heart and kidney transplant recipients</w:t>
      </w:r>
      <w:r w:rsidRPr="001C257F">
        <w:rPr>
          <w:rFonts w:ascii="Arial" w:eastAsia="Times New Roman" w:hAnsi="Arial" w:cs="Arial"/>
          <w:color w:val="000000"/>
          <w:sz w:val="22"/>
          <w:szCs w:val="22"/>
        </w:rPr>
        <w:t xml:space="preserve">.  </w:t>
      </w:r>
    </w:p>
    <w:p w14:paraId="017AD965" w14:textId="4575E2D1" w:rsidR="0046421B" w:rsidRPr="001C257F" w:rsidRDefault="0046421B" w:rsidP="00DA0255">
      <w:pPr>
        <w:rPr>
          <w:rFonts w:ascii="Arial" w:eastAsia="Times New Roman" w:hAnsi="Arial" w:cs="Arial"/>
          <w:color w:val="000000"/>
          <w:sz w:val="22"/>
          <w:szCs w:val="22"/>
        </w:rPr>
      </w:pPr>
    </w:p>
    <w:p w14:paraId="39D7ACAB" w14:textId="4A844E54" w:rsidR="008A5953" w:rsidRPr="001C257F" w:rsidRDefault="008A5953" w:rsidP="00DA0255">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Rationale.</w:t>
      </w:r>
      <w:r w:rsidR="004C298C" w:rsidRPr="001C257F">
        <w:rPr>
          <w:rFonts w:ascii="Arial" w:eastAsia="Times New Roman" w:hAnsi="Arial" w:cs="Arial"/>
          <w:b/>
          <w:bCs/>
          <w:color w:val="000000"/>
          <w:sz w:val="22"/>
          <w:szCs w:val="22"/>
        </w:rPr>
        <w:t xml:space="preserve">  </w:t>
      </w:r>
      <w:r w:rsidR="004C298C" w:rsidRPr="001C257F">
        <w:rPr>
          <w:rFonts w:ascii="Arial" w:eastAsia="Times New Roman" w:hAnsi="Arial" w:cs="Arial"/>
          <w:b/>
          <w:bCs/>
          <w:color w:val="000000"/>
          <w:sz w:val="22"/>
          <w:szCs w:val="22"/>
          <w:highlight w:val="yellow"/>
        </w:rPr>
        <w:t>Rationale for patient selection here.</w:t>
      </w:r>
      <w:r w:rsidR="004C298C" w:rsidRPr="001C257F">
        <w:rPr>
          <w:rFonts w:ascii="Arial" w:eastAsia="Times New Roman" w:hAnsi="Arial" w:cs="Arial"/>
          <w:b/>
          <w:bCs/>
          <w:color w:val="000000"/>
          <w:sz w:val="22"/>
          <w:szCs w:val="22"/>
        </w:rPr>
        <w:t xml:space="preserve">  </w:t>
      </w:r>
    </w:p>
    <w:p w14:paraId="124B0DF0" w14:textId="77777777" w:rsidR="00D160AC" w:rsidRPr="001C257F" w:rsidRDefault="00D160AC" w:rsidP="00DA0255">
      <w:pPr>
        <w:rPr>
          <w:rFonts w:ascii="Arial" w:eastAsia="Times New Roman" w:hAnsi="Arial" w:cs="Arial"/>
          <w:b/>
          <w:bCs/>
          <w:color w:val="000000"/>
          <w:sz w:val="22"/>
          <w:szCs w:val="22"/>
        </w:rPr>
      </w:pPr>
    </w:p>
    <w:p w14:paraId="2BE15617" w14:textId="6F0F8C7D" w:rsidR="00D160AC" w:rsidRPr="001C257F" w:rsidRDefault="00F75D4D" w:rsidP="00DA0255">
      <w:pPr>
        <w:rPr>
          <w:rFonts w:ascii="Arial" w:eastAsia="Times New Roman" w:hAnsi="Arial" w:cs="Arial"/>
          <w:color w:val="000000"/>
          <w:sz w:val="22"/>
          <w:szCs w:val="22"/>
        </w:rPr>
      </w:pPr>
      <w:r w:rsidRPr="001C257F">
        <w:rPr>
          <w:rFonts w:ascii="Arial" w:eastAsia="Times New Roman" w:hAnsi="Arial" w:cs="Arial"/>
          <w:color w:val="000000"/>
          <w:sz w:val="22"/>
          <w:szCs w:val="22"/>
          <w:highlight w:val="yellow"/>
        </w:rPr>
        <w:t>How will these data be evaluated w/r/t clinical info?</w:t>
      </w:r>
    </w:p>
    <w:p w14:paraId="19E56EB4" w14:textId="77777777" w:rsidR="00DA0255" w:rsidRPr="001C257F" w:rsidRDefault="00DA0255" w:rsidP="00DA0255">
      <w:pPr>
        <w:rPr>
          <w:rFonts w:ascii="Arial" w:eastAsia="Times New Roman" w:hAnsi="Arial" w:cs="Arial"/>
          <w:b/>
          <w:bCs/>
          <w:color w:val="000000"/>
          <w:sz w:val="22"/>
          <w:szCs w:val="22"/>
        </w:rPr>
      </w:pPr>
    </w:p>
    <w:p w14:paraId="11D4BC45" w14:textId="3198E635" w:rsidR="00DA0255" w:rsidRPr="001C257F" w:rsidRDefault="00DA0255" w:rsidP="00DA0255">
      <w:pPr>
        <w:rPr>
          <w:rFonts w:ascii="Arial" w:eastAsia="Times New Roman" w:hAnsi="Arial" w:cs="Arial"/>
          <w:b/>
          <w:bCs/>
          <w:color w:val="000000"/>
          <w:sz w:val="22"/>
          <w:szCs w:val="22"/>
        </w:rPr>
      </w:pPr>
      <w:bookmarkStart w:id="188" w:name="_Hlk118137915"/>
      <w:r w:rsidRPr="001C257F">
        <w:rPr>
          <w:rFonts w:ascii="Arial" w:eastAsia="Times New Roman" w:hAnsi="Arial" w:cs="Arial"/>
          <w:b/>
          <w:bCs/>
          <w:color w:val="000000"/>
          <w:sz w:val="22"/>
          <w:szCs w:val="22"/>
        </w:rPr>
        <w:t>Experimental Design</w:t>
      </w:r>
      <w:r w:rsidR="00955B30" w:rsidRPr="001C257F">
        <w:rPr>
          <w:rFonts w:ascii="Arial" w:eastAsia="Times New Roman" w:hAnsi="Arial" w:cs="Arial"/>
          <w:b/>
          <w:bCs/>
          <w:color w:val="000000"/>
          <w:sz w:val="22"/>
          <w:szCs w:val="22"/>
        </w:rPr>
        <w:t xml:space="preserve">.  </w:t>
      </w:r>
      <w:r w:rsidR="00595C13" w:rsidRPr="001C257F">
        <w:rPr>
          <w:rFonts w:ascii="Arial" w:eastAsia="Times New Roman" w:hAnsi="Arial" w:cs="Arial"/>
          <w:color w:val="000000"/>
          <w:sz w:val="22"/>
          <w:szCs w:val="22"/>
        </w:rPr>
        <w:t xml:space="preserve">Blood samples will be collected from patients who have signed consent for </w:t>
      </w:r>
      <w:r w:rsidR="00A00E64" w:rsidRPr="001C257F">
        <w:rPr>
          <w:rFonts w:ascii="Arial" w:eastAsia="Times New Roman" w:hAnsi="Arial" w:cs="Arial"/>
          <w:color w:val="000000"/>
          <w:sz w:val="22"/>
          <w:szCs w:val="22"/>
        </w:rPr>
        <w:t xml:space="preserve">the IRB-approved protocol for this investigation.  </w:t>
      </w:r>
      <w:r w:rsidR="00955B30" w:rsidRPr="001C257F">
        <w:rPr>
          <w:rFonts w:ascii="Arial" w:eastAsia="Times New Roman" w:hAnsi="Arial" w:cs="Arial"/>
          <w:color w:val="000000"/>
          <w:sz w:val="22"/>
          <w:szCs w:val="22"/>
        </w:rPr>
        <w:t xml:space="preserve">The </w:t>
      </w:r>
      <w:proofErr w:type="spellStart"/>
      <w:r w:rsidR="00955B30" w:rsidRPr="001C257F">
        <w:rPr>
          <w:rFonts w:ascii="Arial" w:eastAsia="Times New Roman" w:hAnsi="Arial" w:cs="Arial"/>
          <w:color w:val="000000"/>
          <w:sz w:val="22"/>
          <w:szCs w:val="22"/>
        </w:rPr>
        <w:t>cf</w:t>
      </w:r>
      <w:proofErr w:type="spellEnd"/>
      <w:r w:rsidR="00955B30" w:rsidRPr="001C257F">
        <w:rPr>
          <w:rFonts w:ascii="Arial" w:eastAsia="Times New Roman" w:hAnsi="Arial" w:cs="Arial"/>
          <w:color w:val="000000"/>
          <w:sz w:val="22"/>
          <w:szCs w:val="22"/>
        </w:rPr>
        <w:t xml:space="preserve">-mtDNA assay described above and the </w:t>
      </w:r>
      <w:proofErr w:type="spellStart"/>
      <w:r w:rsidR="00955B30" w:rsidRPr="001C257F">
        <w:rPr>
          <w:rFonts w:ascii="Arial" w:eastAsia="Times New Roman" w:hAnsi="Arial" w:cs="Arial"/>
          <w:color w:val="000000"/>
          <w:sz w:val="22"/>
          <w:szCs w:val="22"/>
        </w:rPr>
        <w:t>mdPCR</w:t>
      </w:r>
      <w:proofErr w:type="spellEnd"/>
      <w:r w:rsidR="00955B30" w:rsidRPr="001C257F">
        <w:rPr>
          <w:rFonts w:ascii="Arial" w:eastAsia="Times New Roman" w:hAnsi="Arial" w:cs="Arial"/>
          <w:color w:val="000000"/>
          <w:sz w:val="22"/>
          <w:szCs w:val="22"/>
        </w:rPr>
        <w:t xml:space="preserve"> assay that Dr. </w:t>
      </w:r>
      <w:r w:rsidR="00955B30" w:rsidRPr="001C257F">
        <w:rPr>
          <w:rFonts w:ascii="Arial" w:eastAsia="Times New Roman" w:hAnsi="Arial" w:cs="Arial"/>
          <w:color w:val="000000"/>
          <w:sz w:val="22"/>
          <w:szCs w:val="22"/>
        </w:rPr>
        <w:lastRenderedPageBreak/>
        <w:t xml:space="preserve">Baxter-Lowe’s laboratory has developed for detection of </w:t>
      </w:r>
      <w:proofErr w:type="spellStart"/>
      <w:r w:rsidR="00955B30" w:rsidRPr="001C257F">
        <w:rPr>
          <w:rFonts w:ascii="Arial" w:eastAsia="Times New Roman" w:hAnsi="Arial" w:cs="Arial"/>
          <w:color w:val="000000"/>
          <w:sz w:val="22"/>
          <w:szCs w:val="22"/>
        </w:rPr>
        <w:t>nDNA</w:t>
      </w:r>
      <w:proofErr w:type="spellEnd"/>
      <w:r w:rsidR="00955B30" w:rsidRPr="001C257F">
        <w:rPr>
          <w:rFonts w:ascii="Arial" w:eastAsia="Times New Roman" w:hAnsi="Arial" w:cs="Arial"/>
          <w:color w:val="000000"/>
          <w:sz w:val="22"/>
          <w:szCs w:val="22"/>
        </w:rPr>
        <w:t xml:space="preserve"> will be used to determine the copy numbers for DD-</w:t>
      </w:r>
      <w:proofErr w:type="spellStart"/>
      <w:r w:rsidR="00955B30" w:rsidRPr="001C257F">
        <w:rPr>
          <w:rFonts w:ascii="Arial" w:eastAsia="Times New Roman" w:hAnsi="Arial" w:cs="Arial"/>
          <w:color w:val="000000"/>
          <w:sz w:val="22"/>
          <w:szCs w:val="22"/>
        </w:rPr>
        <w:t>cf</w:t>
      </w:r>
      <w:proofErr w:type="spellEnd"/>
      <w:r w:rsidR="00955B30" w:rsidRPr="001C257F">
        <w:rPr>
          <w:rFonts w:ascii="Arial" w:eastAsia="Times New Roman" w:hAnsi="Arial" w:cs="Arial"/>
          <w:color w:val="000000"/>
          <w:sz w:val="22"/>
          <w:szCs w:val="22"/>
        </w:rPr>
        <w:t xml:space="preserve"> mtDNA, RD-</w:t>
      </w:r>
      <w:proofErr w:type="spellStart"/>
      <w:r w:rsidR="00955B30" w:rsidRPr="001C257F">
        <w:rPr>
          <w:rFonts w:ascii="Arial" w:eastAsia="Times New Roman" w:hAnsi="Arial" w:cs="Arial"/>
          <w:color w:val="000000"/>
          <w:sz w:val="22"/>
          <w:szCs w:val="22"/>
        </w:rPr>
        <w:t>cf</w:t>
      </w:r>
      <w:proofErr w:type="spellEnd"/>
      <w:r w:rsidR="00955B30" w:rsidRPr="001C257F">
        <w:rPr>
          <w:rFonts w:ascii="Arial" w:eastAsia="Times New Roman" w:hAnsi="Arial" w:cs="Arial"/>
          <w:color w:val="000000"/>
          <w:sz w:val="22"/>
          <w:szCs w:val="22"/>
        </w:rPr>
        <w:t xml:space="preserve"> mtDNA, DD-</w:t>
      </w:r>
      <w:proofErr w:type="spellStart"/>
      <w:r w:rsidR="00955B30" w:rsidRPr="001C257F">
        <w:rPr>
          <w:rFonts w:ascii="Arial" w:eastAsia="Times New Roman" w:hAnsi="Arial" w:cs="Arial"/>
          <w:color w:val="000000"/>
          <w:sz w:val="22"/>
          <w:szCs w:val="22"/>
        </w:rPr>
        <w:t>cf</w:t>
      </w:r>
      <w:proofErr w:type="spellEnd"/>
      <w:r w:rsidR="00955B30" w:rsidRPr="001C257F">
        <w:rPr>
          <w:rFonts w:ascii="Arial" w:eastAsia="Times New Roman" w:hAnsi="Arial" w:cs="Arial"/>
          <w:color w:val="000000"/>
          <w:sz w:val="22"/>
          <w:szCs w:val="22"/>
        </w:rPr>
        <w:t xml:space="preserve"> </w:t>
      </w:r>
      <w:proofErr w:type="spellStart"/>
      <w:r w:rsidR="00955B30" w:rsidRPr="001C257F">
        <w:rPr>
          <w:rFonts w:ascii="Arial" w:eastAsia="Times New Roman" w:hAnsi="Arial" w:cs="Arial"/>
          <w:color w:val="000000"/>
          <w:sz w:val="22"/>
          <w:szCs w:val="22"/>
        </w:rPr>
        <w:t>nDNA</w:t>
      </w:r>
      <w:proofErr w:type="spellEnd"/>
      <w:r w:rsidR="00955B30" w:rsidRPr="001C257F">
        <w:rPr>
          <w:rFonts w:ascii="Arial" w:eastAsia="Times New Roman" w:hAnsi="Arial" w:cs="Arial"/>
          <w:color w:val="000000"/>
          <w:sz w:val="22"/>
          <w:szCs w:val="22"/>
        </w:rPr>
        <w:t>, and RD-</w:t>
      </w:r>
      <w:proofErr w:type="spellStart"/>
      <w:r w:rsidR="00955B30" w:rsidRPr="001C257F">
        <w:rPr>
          <w:rFonts w:ascii="Arial" w:eastAsia="Times New Roman" w:hAnsi="Arial" w:cs="Arial"/>
          <w:color w:val="000000"/>
          <w:sz w:val="22"/>
          <w:szCs w:val="22"/>
        </w:rPr>
        <w:t>cfDNA</w:t>
      </w:r>
      <w:proofErr w:type="spellEnd"/>
      <w:r w:rsidR="00955B30" w:rsidRPr="001C257F">
        <w:rPr>
          <w:rFonts w:ascii="Arial" w:eastAsia="Times New Roman" w:hAnsi="Arial" w:cs="Arial"/>
          <w:color w:val="000000"/>
          <w:sz w:val="22"/>
          <w:szCs w:val="22"/>
        </w:rPr>
        <w:t xml:space="preserve">.  </w:t>
      </w:r>
    </w:p>
    <w:p w14:paraId="2947647B" w14:textId="77777777" w:rsidR="00DA0255" w:rsidRPr="001C257F" w:rsidRDefault="00DA0255" w:rsidP="00DA0255">
      <w:pPr>
        <w:rPr>
          <w:rFonts w:ascii="Arial" w:eastAsia="Times New Roman" w:hAnsi="Arial" w:cs="Arial"/>
          <w:b/>
          <w:bCs/>
          <w:color w:val="000000"/>
          <w:sz w:val="22"/>
          <w:szCs w:val="22"/>
        </w:rPr>
      </w:pPr>
    </w:p>
    <w:p w14:paraId="32E68C1D" w14:textId="15114884" w:rsidR="00DA0255" w:rsidRPr="001C257F" w:rsidRDefault="00DA0255" w:rsidP="00DA0255">
      <w:pPr>
        <w:rPr>
          <w:rFonts w:ascii="Arial" w:eastAsia="Times New Roman" w:hAnsi="Arial" w:cs="Arial"/>
          <w:color w:val="000000"/>
          <w:sz w:val="22"/>
          <w:szCs w:val="22"/>
        </w:rPr>
      </w:pPr>
      <w:r w:rsidRPr="001C257F">
        <w:rPr>
          <w:rFonts w:ascii="Arial" w:eastAsia="Times New Roman" w:hAnsi="Arial" w:cs="Arial"/>
          <w:b/>
          <w:bCs/>
          <w:color w:val="000000"/>
          <w:sz w:val="22"/>
          <w:szCs w:val="22"/>
        </w:rPr>
        <w:t>Data Interpretation and Analyses</w:t>
      </w:r>
      <w:r w:rsidR="009138C6" w:rsidRPr="001C257F">
        <w:rPr>
          <w:rFonts w:ascii="Arial" w:eastAsia="Times New Roman" w:hAnsi="Arial" w:cs="Arial"/>
          <w:b/>
          <w:bCs/>
          <w:color w:val="000000"/>
          <w:sz w:val="22"/>
          <w:szCs w:val="22"/>
        </w:rPr>
        <w:t xml:space="preserve">.  </w:t>
      </w:r>
      <w:r w:rsidR="00503E52" w:rsidRPr="001C257F">
        <w:rPr>
          <w:rFonts w:ascii="Arial" w:eastAsia="Times New Roman" w:hAnsi="Arial" w:cs="Arial"/>
          <w:color w:val="000000"/>
          <w:sz w:val="22"/>
          <w:szCs w:val="22"/>
        </w:rPr>
        <w:t xml:space="preserve">Absolute copy number </w:t>
      </w:r>
      <w:r w:rsidR="00693CAE" w:rsidRPr="001C257F">
        <w:rPr>
          <w:rFonts w:ascii="Arial" w:eastAsia="Times New Roman" w:hAnsi="Arial" w:cs="Arial"/>
          <w:color w:val="000000"/>
          <w:sz w:val="22"/>
          <w:szCs w:val="22"/>
        </w:rPr>
        <w:t>DD-</w:t>
      </w:r>
      <w:proofErr w:type="spellStart"/>
      <w:r w:rsidR="00693CAE" w:rsidRPr="001C257F">
        <w:rPr>
          <w:rFonts w:ascii="Arial" w:eastAsia="Times New Roman" w:hAnsi="Arial" w:cs="Arial"/>
          <w:color w:val="000000"/>
          <w:sz w:val="22"/>
          <w:szCs w:val="22"/>
        </w:rPr>
        <w:t>cf</w:t>
      </w:r>
      <w:proofErr w:type="spellEnd"/>
      <w:r w:rsidR="00693CAE" w:rsidRPr="001C257F">
        <w:rPr>
          <w:rFonts w:ascii="Arial" w:eastAsia="Times New Roman" w:hAnsi="Arial" w:cs="Arial"/>
          <w:color w:val="000000"/>
          <w:sz w:val="22"/>
          <w:szCs w:val="22"/>
        </w:rPr>
        <w:t xml:space="preserve"> mtDNA, RD-</w:t>
      </w:r>
      <w:proofErr w:type="spellStart"/>
      <w:r w:rsidR="00693CAE" w:rsidRPr="001C257F">
        <w:rPr>
          <w:rFonts w:ascii="Arial" w:eastAsia="Times New Roman" w:hAnsi="Arial" w:cs="Arial"/>
          <w:color w:val="000000"/>
          <w:sz w:val="22"/>
          <w:szCs w:val="22"/>
        </w:rPr>
        <w:t>cf</w:t>
      </w:r>
      <w:proofErr w:type="spellEnd"/>
      <w:r w:rsidR="00693CAE" w:rsidRPr="001C257F">
        <w:rPr>
          <w:rFonts w:ascii="Arial" w:eastAsia="Times New Roman" w:hAnsi="Arial" w:cs="Arial"/>
          <w:color w:val="000000"/>
          <w:sz w:val="22"/>
          <w:szCs w:val="22"/>
        </w:rPr>
        <w:t xml:space="preserve"> mtDNA, DD-</w:t>
      </w:r>
      <w:proofErr w:type="spellStart"/>
      <w:r w:rsidR="00693CAE" w:rsidRPr="001C257F">
        <w:rPr>
          <w:rFonts w:ascii="Arial" w:eastAsia="Times New Roman" w:hAnsi="Arial" w:cs="Arial"/>
          <w:color w:val="000000"/>
          <w:sz w:val="22"/>
          <w:szCs w:val="22"/>
        </w:rPr>
        <w:t>cf</w:t>
      </w:r>
      <w:proofErr w:type="spellEnd"/>
      <w:r w:rsidR="00693CAE" w:rsidRPr="001C257F">
        <w:rPr>
          <w:rFonts w:ascii="Arial" w:eastAsia="Times New Roman" w:hAnsi="Arial" w:cs="Arial"/>
          <w:color w:val="000000"/>
          <w:sz w:val="22"/>
          <w:szCs w:val="22"/>
        </w:rPr>
        <w:t xml:space="preserve"> </w:t>
      </w:r>
      <w:proofErr w:type="spellStart"/>
      <w:r w:rsidR="00693CAE" w:rsidRPr="001C257F">
        <w:rPr>
          <w:rFonts w:ascii="Arial" w:eastAsia="Times New Roman" w:hAnsi="Arial" w:cs="Arial"/>
          <w:color w:val="000000"/>
          <w:sz w:val="22"/>
          <w:szCs w:val="22"/>
        </w:rPr>
        <w:t>nDNA</w:t>
      </w:r>
      <w:proofErr w:type="spellEnd"/>
      <w:r w:rsidR="00693CAE" w:rsidRPr="001C257F">
        <w:rPr>
          <w:rFonts w:ascii="Arial" w:eastAsia="Times New Roman" w:hAnsi="Arial" w:cs="Arial"/>
          <w:color w:val="000000"/>
          <w:sz w:val="22"/>
          <w:szCs w:val="22"/>
        </w:rPr>
        <w:t>, and RD-</w:t>
      </w:r>
      <w:proofErr w:type="spellStart"/>
      <w:r w:rsidR="00693CAE" w:rsidRPr="001C257F">
        <w:rPr>
          <w:rFonts w:ascii="Arial" w:eastAsia="Times New Roman" w:hAnsi="Arial" w:cs="Arial"/>
          <w:color w:val="000000"/>
          <w:sz w:val="22"/>
          <w:szCs w:val="22"/>
        </w:rPr>
        <w:t>cfDNA</w:t>
      </w:r>
      <w:proofErr w:type="spellEnd"/>
      <w:r w:rsidR="00693CAE" w:rsidRPr="001C257F">
        <w:rPr>
          <w:rFonts w:ascii="Arial" w:eastAsia="Times New Roman" w:hAnsi="Arial" w:cs="Arial"/>
          <w:color w:val="000000"/>
          <w:sz w:val="22"/>
          <w:szCs w:val="22"/>
        </w:rPr>
        <w:t>)</w:t>
      </w:r>
      <w:r w:rsidR="00503E52" w:rsidRPr="001C257F">
        <w:rPr>
          <w:rFonts w:ascii="Arial" w:eastAsia="Times New Roman" w:hAnsi="Arial" w:cs="Arial"/>
          <w:color w:val="000000"/>
          <w:sz w:val="22"/>
          <w:szCs w:val="22"/>
        </w:rPr>
        <w:t xml:space="preserve">, % </w:t>
      </w:r>
      <w:r w:rsidR="00693CAE" w:rsidRPr="001C257F">
        <w:rPr>
          <w:rFonts w:ascii="Arial" w:eastAsia="Times New Roman" w:hAnsi="Arial" w:cs="Arial"/>
          <w:color w:val="000000"/>
          <w:sz w:val="22"/>
          <w:szCs w:val="22"/>
        </w:rPr>
        <w:t xml:space="preserve">DD </w:t>
      </w:r>
      <w:proofErr w:type="spellStart"/>
      <w:r w:rsidR="00693CAE" w:rsidRPr="001C257F">
        <w:rPr>
          <w:rFonts w:ascii="Arial" w:eastAsia="Times New Roman" w:hAnsi="Arial" w:cs="Arial"/>
          <w:color w:val="000000"/>
          <w:sz w:val="22"/>
          <w:szCs w:val="22"/>
        </w:rPr>
        <w:t>cf</w:t>
      </w:r>
      <w:proofErr w:type="spellEnd"/>
      <w:r w:rsidR="00693CAE" w:rsidRPr="001C257F">
        <w:rPr>
          <w:rFonts w:ascii="Arial" w:eastAsia="Times New Roman" w:hAnsi="Arial" w:cs="Arial"/>
          <w:color w:val="000000"/>
          <w:sz w:val="22"/>
          <w:szCs w:val="22"/>
        </w:rPr>
        <w:t>-</w:t>
      </w:r>
      <w:r w:rsidR="00C41899" w:rsidRPr="001C257F">
        <w:rPr>
          <w:rFonts w:ascii="Arial" w:eastAsia="Times New Roman" w:hAnsi="Arial" w:cs="Arial"/>
          <w:color w:val="000000"/>
          <w:sz w:val="22"/>
          <w:szCs w:val="22"/>
        </w:rPr>
        <w:t>mt</w:t>
      </w:r>
      <w:r w:rsidR="00693CAE" w:rsidRPr="001C257F">
        <w:rPr>
          <w:rFonts w:ascii="Arial" w:eastAsia="Times New Roman" w:hAnsi="Arial" w:cs="Arial"/>
          <w:color w:val="000000"/>
          <w:sz w:val="22"/>
          <w:szCs w:val="22"/>
        </w:rPr>
        <w:t>DNA</w:t>
      </w:r>
      <w:r w:rsidR="00C41899" w:rsidRPr="001C257F">
        <w:rPr>
          <w:rFonts w:ascii="Arial" w:eastAsia="Times New Roman" w:hAnsi="Arial" w:cs="Arial"/>
          <w:color w:val="000000"/>
          <w:sz w:val="22"/>
          <w:szCs w:val="22"/>
        </w:rPr>
        <w:t xml:space="preserve">, % DD </w:t>
      </w:r>
      <w:proofErr w:type="spellStart"/>
      <w:r w:rsidR="00C41899" w:rsidRPr="001C257F">
        <w:rPr>
          <w:rFonts w:ascii="Arial" w:eastAsia="Times New Roman" w:hAnsi="Arial" w:cs="Arial"/>
          <w:color w:val="000000"/>
          <w:sz w:val="22"/>
          <w:szCs w:val="22"/>
        </w:rPr>
        <w:t>cf-nDNA</w:t>
      </w:r>
      <w:proofErr w:type="spellEnd"/>
      <w:r w:rsidR="000F7750" w:rsidRPr="001C257F">
        <w:rPr>
          <w:rFonts w:ascii="Arial" w:eastAsia="Times New Roman" w:hAnsi="Arial" w:cs="Arial"/>
          <w:color w:val="000000"/>
          <w:sz w:val="22"/>
          <w:szCs w:val="22"/>
        </w:rPr>
        <w:t xml:space="preserve">, ratio </w:t>
      </w:r>
      <w:r w:rsidR="00DF0239" w:rsidRPr="001C257F">
        <w:rPr>
          <w:rFonts w:ascii="Arial" w:eastAsia="Times New Roman" w:hAnsi="Arial" w:cs="Arial"/>
          <w:color w:val="000000"/>
          <w:sz w:val="22"/>
          <w:szCs w:val="22"/>
        </w:rPr>
        <w:t xml:space="preserve">DD </w:t>
      </w:r>
      <w:proofErr w:type="spellStart"/>
      <w:proofErr w:type="gramStart"/>
      <w:r w:rsidR="00DF0239" w:rsidRPr="001C257F">
        <w:rPr>
          <w:rFonts w:ascii="Arial" w:eastAsia="Times New Roman" w:hAnsi="Arial" w:cs="Arial"/>
          <w:color w:val="000000"/>
          <w:sz w:val="22"/>
          <w:szCs w:val="22"/>
        </w:rPr>
        <w:t>mtDNA;nDNA</w:t>
      </w:r>
      <w:proofErr w:type="spellEnd"/>
      <w:proofErr w:type="gramEnd"/>
      <w:r w:rsidR="00DF0239" w:rsidRPr="001C257F">
        <w:rPr>
          <w:rFonts w:ascii="Arial" w:eastAsia="Times New Roman" w:hAnsi="Arial" w:cs="Arial"/>
          <w:color w:val="000000"/>
          <w:sz w:val="22"/>
          <w:szCs w:val="22"/>
        </w:rPr>
        <w:t xml:space="preserve">, and ratio RD </w:t>
      </w:r>
      <w:proofErr w:type="spellStart"/>
      <w:r w:rsidR="00DF0239" w:rsidRPr="001C257F">
        <w:rPr>
          <w:rFonts w:ascii="Arial" w:eastAsia="Times New Roman" w:hAnsi="Arial" w:cs="Arial"/>
          <w:color w:val="000000"/>
          <w:sz w:val="22"/>
          <w:szCs w:val="22"/>
        </w:rPr>
        <w:t>mtDNA;nDNA</w:t>
      </w:r>
      <w:proofErr w:type="spellEnd"/>
      <w:r w:rsidR="00651905" w:rsidRPr="001C257F">
        <w:rPr>
          <w:rFonts w:ascii="Arial" w:eastAsia="Times New Roman" w:hAnsi="Arial" w:cs="Arial"/>
          <w:color w:val="000000"/>
          <w:sz w:val="22"/>
          <w:szCs w:val="22"/>
        </w:rPr>
        <w:t xml:space="preserve"> will be determined.  </w:t>
      </w:r>
      <w:r w:rsidR="00A72BCA" w:rsidRPr="001C257F">
        <w:rPr>
          <w:rFonts w:ascii="Arial" w:eastAsia="Times New Roman" w:hAnsi="Arial" w:cs="Arial"/>
          <w:color w:val="000000"/>
          <w:sz w:val="22"/>
          <w:szCs w:val="22"/>
        </w:rPr>
        <w:t xml:space="preserve">The goal of this project is to show that it is feasible to make these measurements in pediatric patients.  </w:t>
      </w:r>
      <w:r w:rsidR="00A87CC3" w:rsidRPr="001C257F">
        <w:rPr>
          <w:rFonts w:ascii="Arial" w:eastAsia="Times New Roman" w:hAnsi="Arial" w:cs="Arial"/>
          <w:color w:val="000000"/>
          <w:sz w:val="22"/>
          <w:szCs w:val="22"/>
        </w:rPr>
        <w:t>Although i</w:t>
      </w:r>
      <w:r w:rsidR="00D74BFA" w:rsidRPr="001C257F">
        <w:rPr>
          <w:rFonts w:ascii="Arial" w:eastAsia="Times New Roman" w:hAnsi="Arial" w:cs="Arial"/>
          <w:color w:val="000000"/>
          <w:sz w:val="22"/>
          <w:szCs w:val="22"/>
        </w:rPr>
        <w:t xml:space="preserve">ncreases in % DD DNA have been </w:t>
      </w:r>
      <w:r w:rsidR="00D8652D" w:rsidRPr="001C257F">
        <w:rPr>
          <w:rFonts w:ascii="Arial" w:eastAsia="Times New Roman" w:hAnsi="Arial" w:cs="Arial"/>
          <w:color w:val="000000"/>
          <w:sz w:val="22"/>
          <w:szCs w:val="22"/>
        </w:rPr>
        <w:t>associated with graft damage in</w:t>
      </w:r>
      <w:r w:rsidR="00D74BFA" w:rsidRPr="001C257F">
        <w:rPr>
          <w:rFonts w:ascii="Arial" w:eastAsia="Times New Roman" w:hAnsi="Arial" w:cs="Arial"/>
          <w:color w:val="000000"/>
          <w:sz w:val="22"/>
          <w:szCs w:val="22"/>
        </w:rPr>
        <w:t xml:space="preserve"> numerous</w:t>
      </w:r>
      <w:r w:rsidR="00D8652D" w:rsidRPr="001C257F">
        <w:rPr>
          <w:rFonts w:ascii="Arial" w:eastAsia="Times New Roman" w:hAnsi="Arial" w:cs="Arial"/>
          <w:color w:val="000000"/>
          <w:sz w:val="22"/>
          <w:szCs w:val="22"/>
        </w:rPr>
        <w:t xml:space="preserve"> reports (Edwards et al), but </w:t>
      </w:r>
      <w:r w:rsidR="00A93113" w:rsidRPr="001C257F">
        <w:rPr>
          <w:rFonts w:ascii="Arial" w:eastAsia="Times New Roman" w:hAnsi="Arial" w:cs="Arial"/>
          <w:color w:val="000000"/>
          <w:sz w:val="22"/>
          <w:szCs w:val="22"/>
        </w:rPr>
        <w:t xml:space="preserve">there is considerable overlap of </w:t>
      </w:r>
      <w:r w:rsidR="009B31C0" w:rsidRPr="001C257F">
        <w:rPr>
          <w:rFonts w:ascii="Arial" w:eastAsia="Times New Roman" w:hAnsi="Arial" w:cs="Arial"/>
          <w:color w:val="000000"/>
          <w:sz w:val="22"/>
          <w:szCs w:val="22"/>
        </w:rPr>
        <w:t xml:space="preserve">values from individual patients.  </w:t>
      </w:r>
      <w:r w:rsidR="008938F3" w:rsidRPr="001C257F">
        <w:rPr>
          <w:rFonts w:ascii="Arial" w:eastAsia="Times New Roman" w:hAnsi="Arial" w:cs="Arial"/>
          <w:color w:val="000000"/>
          <w:sz w:val="22"/>
          <w:szCs w:val="22"/>
        </w:rPr>
        <w:t xml:space="preserve">With </w:t>
      </w:r>
      <w:r w:rsidR="002A3231" w:rsidRPr="001C257F">
        <w:rPr>
          <w:rFonts w:ascii="Arial" w:eastAsia="Times New Roman" w:hAnsi="Arial" w:cs="Arial"/>
          <w:color w:val="000000"/>
          <w:sz w:val="22"/>
          <w:szCs w:val="22"/>
        </w:rPr>
        <w:t>the small number of subjects that can be tested within the scope of this project</w:t>
      </w:r>
      <w:proofErr w:type="gramStart"/>
      <w:r w:rsidR="008938F3" w:rsidRPr="001C257F">
        <w:rPr>
          <w:rFonts w:ascii="Arial" w:eastAsia="Times New Roman" w:hAnsi="Arial" w:cs="Arial"/>
          <w:color w:val="000000"/>
          <w:sz w:val="22"/>
          <w:szCs w:val="22"/>
        </w:rPr>
        <w:t>…..</w:t>
      </w:r>
      <w:proofErr w:type="gramEnd"/>
    </w:p>
    <w:p w14:paraId="519A0EAC" w14:textId="77777777" w:rsidR="00DA0255" w:rsidRPr="001C257F" w:rsidRDefault="00DA0255" w:rsidP="00DA0255">
      <w:pPr>
        <w:rPr>
          <w:rFonts w:ascii="Arial" w:eastAsia="Times New Roman" w:hAnsi="Arial" w:cs="Arial"/>
          <w:b/>
          <w:bCs/>
          <w:color w:val="000000"/>
          <w:sz w:val="22"/>
          <w:szCs w:val="22"/>
        </w:rPr>
      </w:pPr>
    </w:p>
    <w:p w14:paraId="1E31CA08" w14:textId="58F55304" w:rsidR="00DA0255" w:rsidRPr="001C257F" w:rsidRDefault="00DA0255" w:rsidP="00DA0255">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Potential problems and alternative strategies</w:t>
      </w:r>
      <w:r w:rsidR="00651905" w:rsidRPr="001C257F">
        <w:rPr>
          <w:rFonts w:ascii="Arial" w:eastAsia="Times New Roman" w:hAnsi="Arial" w:cs="Arial"/>
          <w:b/>
          <w:bCs/>
          <w:color w:val="000000"/>
          <w:sz w:val="22"/>
          <w:szCs w:val="22"/>
        </w:rPr>
        <w:t xml:space="preserve">.  </w:t>
      </w:r>
    </w:p>
    <w:p w14:paraId="77205DCF" w14:textId="77777777" w:rsidR="00DA0255" w:rsidRPr="001C257F" w:rsidRDefault="00DA0255" w:rsidP="00DA0255">
      <w:pPr>
        <w:rPr>
          <w:rFonts w:ascii="Arial" w:eastAsia="Times New Roman" w:hAnsi="Arial" w:cs="Arial"/>
          <w:b/>
          <w:bCs/>
          <w:color w:val="000000"/>
          <w:sz w:val="22"/>
          <w:szCs w:val="22"/>
        </w:rPr>
      </w:pPr>
    </w:p>
    <w:p w14:paraId="2FBBC44A" w14:textId="77AEEE99" w:rsidR="00DA0255" w:rsidRPr="001C257F" w:rsidRDefault="00DA0255" w:rsidP="00DA0255">
      <w:pPr>
        <w:rPr>
          <w:rFonts w:ascii="Arial" w:eastAsia="Times New Roman" w:hAnsi="Arial" w:cs="Arial"/>
          <w:b/>
          <w:bCs/>
          <w:color w:val="000000"/>
          <w:sz w:val="22"/>
          <w:szCs w:val="22"/>
        </w:rPr>
      </w:pPr>
      <w:r w:rsidRPr="001C257F">
        <w:rPr>
          <w:rFonts w:ascii="Arial" w:eastAsia="Times New Roman" w:hAnsi="Arial" w:cs="Arial"/>
          <w:b/>
          <w:bCs/>
          <w:color w:val="000000"/>
          <w:sz w:val="22"/>
          <w:szCs w:val="22"/>
        </w:rPr>
        <w:t>Milestones of Success</w:t>
      </w:r>
      <w:r w:rsidR="000D4359">
        <w:rPr>
          <w:rFonts w:ascii="Arial" w:eastAsia="Times New Roman" w:hAnsi="Arial" w:cs="Arial"/>
          <w:b/>
          <w:bCs/>
          <w:color w:val="000000"/>
          <w:sz w:val="22"/>
          <w:szCs w:val="22"/>
        </w:rPr>
        <w:t xml:space="preserve">.  </w:t>
      </w:r>
    </w:p>
    <w:bookmarkEnd w:id="188"/>
    <w:p w14:paraId="36F6417E" w14:textId="203B5E76" w:rsidR="00BA4982" w:rsidRPr="001C257F" w:rsidRDefault="00BA4982" w:rsidP="00DA0255">
      <w:pPr>
        <w:rPr>
          <w:rFonts w:ascii="Arial" w:eastAsia="Times New Roman" w:hAnsi="Arial" w:cs="Arial"/>
          <w:color w:val="000000"/>
          <w:sz w:val="22"/>
          <w:szCs w:val="22"/>
          <w:u w:val="single"/>
        </w:rPr>
      </w:pPr>
    </w:p>
    <w:p w14:paraId="52570FA3" w14:textId="77777777" w:rsidR="00801C8E" w:rsidRPr="001C257F" w:rsidRDefault="00801C8E" w:rsidP="00801C8E">
      <w:pPr>
        <w:pStyle w:val="ListParagraph"/>
        <w:numPr>
          <w:ilvl w:val="0"/>
          <w:numId w:val="5"/>
        </w:numPr>
        <w:rPr>
          <w:rFonts w:ascii="Arial" w:eastAsia="Times New Roman" w:hAnsi="Arial" w:cs="Arial"/>
          <w:b/>
          <w:bCs/>
          <w:color w:val="FF0000"/>
        </w:rPr>
      </w:pPr>
      <w:r w:rsidRPr="001C257F">
        <w:rPr>
          <w:rFonts w:ascii="Arial" w:eastAsia="Times New Roman" w:hAnsi="Arial" w:cs="Arial"/>
          <w:b/>
          <w:bCs/>
          <w:color w:val="FF0000"/>
        </w:rPr>
        <w:t xml:space="preserve">Describe the overall strategy, methods, and analyses to be used to accomplish the specific aims of the project. Specifically describe how the data will be collected, analyzed, and interpreted. Describe resource sharing plans if appropriate. </w:t>
      </w:r>
    </w:p>
    <w:p w14:paraId="1D3860C5" w14:textId="42E8A2FD" w:rsidR="00801C8E" w:rsidRPr="001C257F" w:rsidRDefault="00801C8E" w:rsidP="00801C8E">
      <w:pPr>
        <w:pStyle w:val="ListParagraph"/>
        <w:numPr>
          <w:ilvl w:val="0"/>
          <w:numId w:val="5"/>
        </w:numPr>
        <w:rPr>
          <w:rFonts w:ascii="Arial" w:eastAsia="Times New Roman" w:hAnsi="Arial" w:cs="Arial"/>
          <w:b/>
          <w:bCs/>
          <w:color w:val="FF0000"/>
        </w:rPr>
      </w:pPr>
      <w:r w:rsidRPr="001C257F">
        <w:rPr>
          <w:rFonts w:ascii="Arial" w:eastAsia="Times New Roman" w:hAnsi="Arial" w:cs="Arial"/>
          <w:b/>
          <w:bCs/>
          <w:color w:val="FF0000"/>
        </w:rPr>
        <w:t xml:space="preserve">Discuss potential problems, alternative strategies, and milestones for success in achieving the aims. </w:t>
      </w:r>
    </w:p>
    <w:p w14:paraId="6FD5F775" w14:textId="408C8487" w:rsidR="00801C8E" w:rsidRPr="001C257F" w:rsidRDefault="00801C8E" w:rsidP="00801C8E">
      <w:pPr>
        <w:pStyle w:val="ListParagraph"/>
        <w:numPr>
          <w:ilvl w:val="0"/>
          <w:numId w:val="5"/>
        </w:numPr>
        <w:rPr>
          <w:rFonts w:ascii="Arial" w:eastAsia="Times New Roman" w:hAnsi="Arial" w:cs="Arial"/>
          <w:b/>
          <w:bCs/>
          <w:color w:val="FF0000"/>
        </w:rPr>
      </w:pPr>
      <w:r w:rsidRPr="001C257F">
        <w:rPr>
          <w:rFonts w:ascii="Arial" w:eastAsia="Times New Roman" w:hAnsi="Arial" w:cs="Arial"/>
          <w:b/>
          <w:bCs/>
          <w:color w:val="FF0000"/>
        </w:rPr>
        <w:t xml:space="preserve">Describe your specific plan for how project findings can be implemented more broadly. </w:t>
      </w:r>
    </w:p>
    <w:p w14:paraId="092BB226" w14:textId="70B41102" w:rsidR="00801C8E" w:rsidRPr="001C257F" w:rsidRDefault="00801C8E" w:rsidP="00801C8E">
      <w:pPr>
        <w:pStyle w:val="ListParagraph"/>
        <w:numPr>
          <w:ilvl w:val="0"/>
          <w:numId w:val="5"/>
        </w:numPr>
        <w:rPr>
          <w:rFonts w:ascii="Arial" w:eastAsia="Times New Roman" w:hAnsi="Arial" w:cs="Arial"/>
          <w:b/>
          <w:bCs/>
          <w:color w:val="FF0000"/>
        </w:rPr>
      </w:pPr>
      <w:r w:rsidRPr="001C257F">
        <w:rPr>
          <w:rFonts w:ascii="Arial" w:eastAsia="Times New Roman" w:hAnsi="Arial" w:cs="Arial"/>
          <w:b/>
          <w:bCs/>
          <w:color w:val="FF0000"/>
        </w:rPr>
        <w:t xml:space="preserve">If the project is in the early stages of development, describe any strategies to establish feasibility. Address the management of any high-risk aspects of the proposed work. </w:t>
      </w:r>
    </w:p>
    <w:p w14:paraId="55ED8F58" w14:textId="2B1D4395" w:rsidR="00801C8E" w:rsidRPr="001C257F" w:rsidRDefault="00801C8E" w:rsidP="00801C8E">
      <w:pPr>
        <w:pStyle w:val="ListParagraph"/>
        <w:numPr>
          <w:ilvl w:val="0"/>
          <w:numId w:val="5"/>
        </w:numPr>
        <w:rPr>
          <w:rFonts w:ascii="Arial" w:eastAsia="Times New Roman" w:hAnsi="Arial" w:cs="Arial"/>
          <w:b/>
          <w:bCs/>
          <w:color w:val="FF0000"/>
        </w:rPr>
      </w:pPr>
      <w:r w:rsidRPr="001C257F">
        <w:rPr>
          <w:rFonts w:ascii="Arial" w:eastAsia="Times New Roman" w:hAnsi="Arial" w:cs="Arial"/>
          <w:b/>
          <w:bCs/>
          <w:color w:val="FF0000"/>
        </w:rPr>
        <w:t xml:space="preserve">Describe how the project will solidify new multi-disciplinary research collaborations. </w:t>
      </w:r>
    </w:p>
    <w:p w14:paraId="6B2B984C" w14:textId="199A4D37" w:rsidR="006319A2" w:rsidRPr="001C257F" w:rsidRDefault="00C31FE6" w:rsidP="006319A2">
      <w:pPr>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Establish working relationship</w:t>
      </w:r>
      <w:r w:rsidR="007835D5" w:rsidRPr="001C257F">
        <w:rPr>
          <w:rFonts w:ascii="Arial" w:eastAsia="Times New Roman" w:hAnsi="Arial" w:cs="Arial"/>
          <w:color w:val="000000" w:themeColor="text1"/>
          <w:sz w:val="22"/>
          <w:szCs w:val="22"/>
        </w:rPr>
        <w:t xml:space="preserve"> – transfer samples, </w:t>
      </w:r>
      <w:proofErr w:type="spellStart"/>
      <w:r w:rsidR="007835D5" w:rsidRPr="001C257F">
        <w:rPr>
          <w:rFonts w:ascii="Arial" w:eastAsia="Times New Roman" w:hAnsi="Arial" w:cs="Arial"/>
          <w:color w:val="000000" w:themeColor="text1"/>
          <w:sz w:val="22"/>
          <w:szCs w:val="22"/>
        </w:rPr>
        <w:t>logisitics</w:t>
      </w:r>
      <w:proofErr w:type="spellEnd"/>
    </w:p>
    <w:p w14:paraId="74B2C771" w14:textId="547BCB5B" w:rsidR="00C31FE6" w:rsidRPr="001C257F" w:rsidRDefault="00543EFE" w:rsidP="006319A2">
      <w:pPr>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Show feasibility</w:t>
      </w:r>
    </w:p>
    <w:p w14:paraId="13AEDC8E" w14:textId="5D534962" w:rsidR="00543EFE" w:rsidRPr="001C257F" w:rsidRDefault="00543EFE" w:rsidP="006319A2">
      <w:pPr>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Publish methodology – aim 1 and 2?</w:t>
      </w:r>
    </w:p>
    <w:p w14:paraId="2F0E7C28" w14:textId="3A4550AA" w:rsidR="003D61FF" w:rsidRPr="001C257F" w:rsidRDefault="000F217F" w:rsidP="006319A2">
      <w:pPr>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 xml:space="preserve">Courier service?  </w:t>
      </w:r>
    </w:p>
    <w:p w14:paraId="45F728A0" w14:textId="77777777" w:rsidR="00543EFE" w:rsidRPr="001C257F" w:rsidRDefault="00543EFE" w:rsidP="006319A2">
      <w:pPr>
        <w:rPr>
          <w:rFonts w:ascii="Arial" w:eastAsia="Times New Roman" w:hAnsi="Arial" w:cs="Arial"/>
          <w:b/>
          <w:bCs/>
          <w:color w:val="FF0000"/>
          <w:sz w:val="22"/>
          <w:szCs w:val="22"/>
        </w:rPr>
      </w:pPr>
    </w:p>
    <w:p w14:paraId="405AFE2E" w14:textId="77777777" w:rsidR="00801C8E" w:rsidRPr="001C257F" w:rsidRDefault="00801C8E" w:rsidP="00801C8E">
      <w:pPr>
        <w:pStyle w:val="ListParagraph"/>
        <w:numPr>
          <w:ilvl w:val="0"/>
          <w:numId w:val="5"/>
        </w:numPr>
        <w:rPr>
          <w:rFonts w:ascii="Arial" w:eastAsia="Times New Roman" w:hAnsi="Arial" w:cs="Arial"/>
          <w:b/>
          <w:bCs/>
          <w:color w:val="FF0000"/>
        </w:rPr>
      </w:pPr>
      <w:r w:rsidRPr="001C257F">
        <w:rPr>
          <w:rFonts w:ascii="Arial" w:eastAsia="Times New Roman" w:hAnsi="Arial" w:cs="Arial"/>
          <w:b/>
          <w:bCs/>
          <w:color w:val="FF0000"/>
        </w:rPr>
        <w:t xml:space="preserve">Describe plans for disseminating and/or commercializing the findings. Awardees will be invited to present their study results at a Keck School of Medicine and SC CTSI co-sponsored event. </w:t>
      </w:r>
    </w:p>
    <w:p w14:paraId="170080D2" w14:textId="77777777" w:rsidR="00801C8E" w:rsidRPr="001C257F" w:rsidRDefault="00801C8E" w:rsidP="00801C8E">
      <w:pPr>
        <w:pStyle w:val="ListParagraph"/>
        <w:ind w:left="1080"/>
        <w:rPr>
          <w:rFonts w:ascii="Arial" w:eastAsia="Times New Roman" w:hAnsi="Arial" w:cs="Arial"/>
          <w:b/>
          <w:bCs/>
          <w:color w:val="FF0000"/>
        </w:rPr>
      </w:pPr>
    </w:p>
    <w:p w14:paraId="4B4EBE28" w14:textId="77777777" w:rsidR="009F5E28" w:rsidRPr="001C257F" w:rsidRDefault="009F5E28">
      <w:pPr>
        <w:spacing w:after="200" w:line="276" w:lineRule="auto"/>
        <w:rPr>
          <w:rFonts w:ascii="Arial" w:eastAsia="Times New Roman" w:hAnsi="Arial" w:cs="Arial"/>
          <w:b/>
          <w:bCs/>
          <w:color w:val="FF0000"/>
          <w:sz w:val="22"/>
          <w:szCs w:val="22"/>
        </w:rPr>
      </w:pPr>
      <w:r w:rsidRPr="001C257F">
        <w:rPr>
          <w:rFonts w:ascii="Arial" w:eastAsia="Times New Roman" w:hAnsi="Arial" w:cs="Arial"/>
          <w:b/>
          <w:bCs/>
          <w:color w:val="FF0000"/>
          <w:sz w:val="22"/>
          <w:szCs w:val="22"/>
        </w:rPr>
        <w:br w:type="page"/>
      </w:r>
    </w:p>
    <w:p w14:paraId="44EED9F5" w14:textId="7F2BB86A" w:rsidR="00801C8E" w:rsidRPr="001A6BB5" w:rsidRDefault="00801C8E" w:rsidP="00801C8E">
      <w:pPr>
        <w:ind w:left="360"/>
        <w:rPr>
          <w:rFonts w:ascii="Arial" w:eastAsia="Times New Roman" w:hAnsi="Arial" w:cs="Arial"/>
          <w:b/>
          <w:bCs/>
          <w:color w:val="000000" w:themeColor="text1"/>
          <w:sz w:val="22"/>
          <w:szCs w:val="22"/>
        </w:rPr>
      </w:pPr>
      <w:r w:rsidRPr="001A6BB5">
        <w:rPr>
          <w:rFonts w:ascii="Arial" w:eastAsia="Times New Roman" w:hAnsi="Arial" w:cs="Arial"/>
          <w:b/>
          <w:bCs/>
          <w:color w:val="000000" w:themeColor="text1"/>
          <w:sz w:val="22"/>
          <w:szCs w:val="22"/>
        </w:rPr>
        <w:lastRenderedPageBreak/>
        <w:t>5. Next Steps (max 1 page)</w:t>
      </w:r>
    </w:p>
    <w:p w14:paraId="132308A4" w14:textId="77777777" w:rsidR="001A6BB5" w:rsidRDefault="001A6BB5" w:rsidP="00801C8E">
      <w:pPr>
        <w:ind w:left="360"/>
        <w:rPr>
          <w:rFonts w:ascii="Arial" w:eastAsia="Times New Roman" w:hAnsi="Arial" w:cs="Arial"/>
          <w:b/>
          <w:bCs/>
          <w:color w:val="FF0000"/>
          <w:sz w:val="22"/>
          <w:szCs w:val="22"/>
        </w:rPr>
      </w:pPr>
    </w:p>
    <w:p w14:paraId="6294A152" w14:textId="2EE6CBDF" w:rsidR="00B85443" w:rsidRDefault="001A6BB5" w:rsidP="00801C8E">
      <w:pPr>
        <w:ind w:left="360"/>
        <w:rPr>
          <w:rFonts w:ascii="Arial" w:eastAsia="Times New Roman" w:hAnsi="Arial" w:cs="Arial"/>
          <w:color w:val="000000" w:themeColor="text1"/>
          <w:sz w:val="22"/>
          <w:szCs w:val="22"/>
        </w:rPr>
      </w:pPr>
      <w:r>
        <w:rPr>
          <w:rFonts w:ascii="Arial" w:eastAsia="Times New Roman" w:hAnsi="Arial" w:cs="Arial"/>
          <w:color w:val="000000" w:themeColor="text1"/>
          <w:sz w:val="22"/>
          <w:szCs w:val="22"/>
        </w:rPr>
        <w:t xml:space="preserve">The </w:t>
      </w:r>
      <w:r w:rsidR="00E4004D">
        <w:rPr>
          <w:rFonts w:ascii="Arial" w:eastAsia="Times New Roman" w:hAnsi="Arial" w:cs="Arial"/>
          <w:color w:val="000000" w:themeColor="text1"/>
          <w:sz w:val="22"/>
          <w:szCs w:val="22"/>
        </w:rPr>
        <w:t xml:space="preserve">data generated </w:t>
      </w:r>
      <w:del w:id="189" w:author="Maggo, Simran" w:date="2022-11-04T09:26:00Z">
        <w:r w:rsidR="00E4004D" w:rsidDel="00D524BD">
          <w:rPr>
            <w:rFonts w:ascii="Arial" w:eastAsia="Times New Roman" w:hAnsi="Arial" w:cs="Arial"/>
            <w:color w:val="000000" w:themeColor="text1"/>
            <w:sz w:val="22"/>
            <w:szCs w:val="22"/>
          </w:rPr>
          <w:delText xml:space="preserve">by </w:delText>
        </w:r>
      </w:del>
      <w:ins w:id="190" w:author="Maggo, Simran" w:date="2022-11-04T09:26:00Z">
        <w:r w:rsidR="00D524BD">
          <w:rPr>
            <w:rFonts w:ascii="Arial" w:eastAsia="Times New Roman" w:hAnsi="Arial" w:cs="Arial"/>
            <w:color w:val="000000" w:themeColor="text1"/>
            <w:sz w:val="22"/>
            <w:szCs w:val="22"/>
          </w:rPr>
          <w:t xml:space="preserve">from </w:t>
        </w:r>
      </w:ins>
      <w:r w:rsidR="00E4004D">
        <w:rPr>
          <w:rFonts w:ascii="Arial" w:eastAsia="Times New Roman" w:hAnsi="Arial" w:cs="Arial"/>
          <w:color w:val="000000" w:themeColor="text1"/>
          <w:sz w:val="22"/>
          <w:szCs w:val="22"/>
        </w:rPr>
        <w:t xml:space="preserve">this project will guide the next steps.  </w:t>
      </w:r>
      <w:r w:rsidR="00B85443">
        <w:rPr>
          <w:rFonts w:ascii="Arial" w:eastAsia="Times New Roman" w:hAnsi="Arial" w:cs="Arial"/>
          <w:color w:val="000000" w:themeColor="text1"/>
          <w:sz w:val="22"/>
          <w:szCs w:val="22"/>
        </w:rPr>
        <w:t xml:space="preserve">We anticipate that the data generated by this project will </w:t>
      </w:r>
      <w:r w:rsidR="00BA61D9">
        <w:rPr>
          <w:rFonts w:ascii="Arial" w:eastAsia="Times New Roman" w:hAnsi="Arial" w:cs="Arial"/>
          <w:color w:val="000000" w:themeColor="text1"/>
          <w:sz w:val="22"/>
          <w:szCs w:val="22"/>
        </w:rPr>
        <w:t xml:space="preserve">provide impressive preliminary data to </w:t>
      </w:r>
      <w:r w:rsidR="00BB6075">
        <w:rPr>
          <w:rFonts w:ascii="Arial" w:eastAsia="Times New Roman" w:hAnsi="Arial" w:cs="Arial"/>
          <w:color w:val="000000" w:themeColor="text1"/>
          <w:sz w:val="22"/>
          <w:szCs w:val="22"/>
        </w:rPr>
        <w:t xml:space="preserve">submit a strong RO1 proposal to </w:t>
      </w:r>
      <w:r w:rsidR="00BA61D9">
        <w:rPr>
          <w:rFonts w:ascii="Arial" w:eastAsia="Times New Roman" w:hAnsi="Arial" w:cs="Arial"/>
          <w:color w:val="000000" w:themeColor="text1"/>
          <w:sz w:val="22"/>
          <w:szCs w:val="22"/>
        </w:rPr>
        <w:t xml:space="preserve">test our hypothesis </w:t>
      </w:r>
      <w:r w:rsidR="00BA61D9" w:rsidRPr="001C257F">
        <w:rPr>
          <w:rFonts w:ascii="Arial" w:eastAsia="Times New Roman" w:hAnsi="Arial" w:cs="Arial"/>
          <w:color w:val="000000"/>
          <w:sz w:val="22"/>
          <w:szCs w:val="22"/>
        </w:rPr>
        <w:t xml:space="preserve">that </w:t>
      </w:r>
      <w:r w:rsidR="00BA61D9" w:rsidRPr="001C257F">
        <w:rPr>
          <w:rFonts w:ascii="Arial" w:eastAsia="Times New Roman" w:hAnsi="Arial" w:cs="Arial"/>
          <w:b/>
          <w:bCs/>
          <w:color w:val="000000"/>
          <w:sz w:val="22"/>
          <w:szCs w:val="22"/>
        </w:rPr>
        <w:t>DD-</w:t>
      </w:r>
      <w:proofErr w:type="spellStart"/>
      <w:r w:rsidR="00BA61D9" w:rsidRPr="001C257F">
        <w:rPr>
          <w:rFonts w:ascii="Arial" w:eastAsia="Times New Roman" w:hAnsi="Arial" w:cs="Arial"/>
          <w:b/>
          <w:bCs/>
          <w:color w:val="000000"/>
          <w:sz w:val="22"/>
          <w:szCs w:val="22"/>
        </w:rPr>
        <w:t>cf</w:t>
      </w:r>
      <w:proofErr w:type="spellEnd"/>
      <w:r w:rsidR="00BA61D9" w:rsidRPr="001C257F">
        <w:rPr>
          <w:rFonts w:ascii="Arial" w:eastAsia="Times New Roman" w:hAnsi="Arial" w:cs="Arial"/>
          <w:b/>
          <w:bCs/>
          <w:color w:val="000000"/>
          <w:sz w:val="22"/>
          <w:szCs w:val="22"/>
        </w:rPr>
        <w:t xml:space="preserve"> </w:t>
      </w:r>
      <w:proofErr w:type="spellStart"/>
      <w:r w:rsidR="00BA61D9" w:rsidRPr="001C257F">
        <w:rPr>
          <w:rFonts w:ascii="Arial" w:eastAsia="Times New Roman" w:hAnsi="Arial" w:cs="Arial"/>
          <w:b/>
          <w:bCs/>
          <w:color w:val="000000"/>
          <w:sz w:val="22"/>
          <w:szCs w:val="22"/>
        </w:rPr>
        <w:t>mDNA</w:t>
      </w:r>
      <w:proofErr w:type="spellEnd"/>
      <w:r w:rsidR="00BA61D9" w:rsidRPr="001C257F">
        <w:rPr>
          <w:rFonts w:ascii="Arial" w:eastAsia="Times New Roman" w:hAnsi="Arial" w:cs="Arial"/>
          <w:b/>
          <w:bCs/>
          <w:color w:val="000000"/>
          <w:sz w:val="22"/>
          <w:szCs w:val="22"/>
        </w:rPr>
        <w:t xml:space="preserve"> and/or the ratio of DD-</w:t>
      </w:r>
      <w:proofErr w:type="spellStart"/>
      <w:r w:rsidR="00BA61D9" w:rsidRPr="001C257F">
        <w:rPr>
          <w:rFonts w:ascii="Arial" w:eastAsia="Times New Roman" w:hAnsi="Arial" w:cs="Arial"/>
          <w:b/>
          <w:bCs/>
          <w:color w:val="000000"/>
          <w:sz w:val="22"/>
          <w:szCs w:val="22"/>
        </w:rPr>
        <w:t>cf</w:t>
      </w:r>
      <w:proofErr w:type="spellEnd"/>
      <w:r w:rsidR="00BA61D9" w:rsidRPr="001C257F">
        <w:rPr>
          <w:rFonts w:ascii="Arial" w:eastAsia="Times New Roman" w:hAnsi="Arial" w:cs="Arial"/>
          <w:b/>
          <w:bCs/>
          <w:color w:val="000000"/>
          <w:sz w:val="22"/>
          <w:szCs w:val="22"/>
        </w:rPr>
        <w:t xml:space="preserve"> </w:t>
      </w:r>
      <w:proofErr w:type="spellStart"/>
      <w:proofErr w:type="gramStart"/>
      <w:r w:rsidR="00BA61D9" w:rsidRPr="001C257F">
        <w:rPr>
          <w:rFonts w:ascii="Arial" w:eastAsia="Times New Roman" w:hAnsi="Arial" w:cs="Arial"/>
          <w:b/>
          <w:bCs/>
          <w:color w:val="000000"/>
          <w:sz w:val="22"/>
          <w:szCs w:val="22"/>
        </w:rPr>
        <w:t>mDNA:nDNA</w:t>
      </w:r>
      <w:proofErr w:type="spellEnd"/>
      <w:proofErr w:type="gramEnd"/>
      <w:r w:rsidR="00BA61D9" w:rsidRPr="001C257F">
        <w:rPr>
          <w:rFonts w:ascii="Arial" w:eastAsia="Times New Roman" w:hAnsi="Arial" w:cs="Arial"/>
          <w:b/>
          <w:bCs/>
          <w:color w:val="000000"/>
          <w:sz w:val="22"/>
          <w:szCs w:val="22"/>
        </w:rPr>
        <w:t xml:space="preserve"> are more sensitive and specific than </w:t>
      </w:r>
      <w:proofErr w:type="spellStart"/>
      <w:r w:rsidR="00BA61D9" w:rsidRPr="001C257F">
        <w:rPr>
          <w:rFonts w:ascii="Arial" w:eastAsia="Times New Roman" w:hAnsi="Arial" w:cs="Arial"/>
          <w:b/>
          <w:bCs/>
          <w:color w:val="000000"/>
          <w:sz w:val="22"/>
          <w:szCs w:val="22"/>
        </w:rPr>
        <w:t>nDNA</w:t>
      </w:r>
      <w:proofErr w:type="spellEnd"/>
      <w:r w:rsidR="00BA61D9" w:rsidRPr="001C257F">
        <w:rPr>
          <w:rFonts w:ascii="Arial" w:eastAsia="Times New Roman" w:hAnsi="Arial" w:cs="Arial"/>
          <w:b/>
          <w:bCs/>
          <w:color w:val="000000"/>
          <w:sz w:val="22"/>
          <w:szCs w:val="22"/>
        </w:rPr>
        <w:t xml:space="preserve"> alone as a biomarker for damage to transplanted organs in pediatric patients</w:t>
      </w:r>
      <w:r w:rsidR="00BA61D9" w:rsidRPr="001C257F">
        <w:rPr>
          <w:rFonts w:ascii="Arial" w:eastAsia="Times New Roman" w:hAnsi="Arial" w:cs="Arial"/>
          <w:color w:val="000000"/>
          <w:sz w:val="22"/>
          <w:szCs w:val="22"/>
        </w:rPr>
        <w:t>.</w:t>
      </w:r>
      <w:r w:rsidR="00BA61D9">
        <w:rPr>
          <w:rFonts w:ascii="Arial" w:eastAsia="Times New Roman" w:hAnsi="Arial" w:cs="Arial"/>
          <w:color w:val="000000" w:themeColor="text1"/>
          <w:sz w:val="22"/>
          <w:szCs w:val="22"/>
        </w:rPr>
        <w:t xml:space="preserve"> </w:t>
      </w:r>
      <w:r w:rsidR="0028634D">
        <w:rPr>
          <w:rFonts w:ascii="Arial" w:eastAsia="Times New Roman" w:hAnsi="Arial" w:cs="Arial"/>
          <w:color w:val="000000" w:themeColor="text1"/>
          <w:sz w:val="22"/>
          <w:szCs w:val="22"/>
        </w:rPr>
        <w:t xml:space="preserve">This could involve testing CHLA patients, involving a small number of other pediatric transplant centers, or </w:t>
      </w:r>
      <w:r w:rsidR="00D0681B">
        <w:rPr>
          <w:rFonts w:ascii="Arial" w:eastAsia="Times New Roman" w:hAnsi="Arial" w:cs="Arial"/>
          <w:color w:val="000000" w:themeColor="text1"/>
          <w:sz w:val="22"/>
          <w:szCs w:val="22"/>
        </w:rPr>
        <w:t xml:space="preserve">taking advantage of patients enrolled in NIH-sponsored clinical trials.  </w:t>
      </w:r>
      <w:r w:rsidR="00BA61D9">
        <w:rPr>
          <w:rFonts w:ascii="Arial" w:eastAsia="Times New Roman" w:hAnsi="Arial" w:cs="Arial"/>
          <w:color w:val="000000" w:themeColor="text1"/>
          <w:sz w:val="22"/>
          <w:szCs w:val="22"/>
        </w:rPr>
        <w:t xml:space="preserve"> </w:t>
      </w:r>
    </w:p>
    <w:p w14:paraId="0350975D" w14:textId="77777777" w:rsidR="0040730E" w:rsidRDefault="0040730E" w:rsidP="00801C8E">
      <w:pPr>
        <w:ind w:left="360"/>
        <w:rPr>
          <w:rFonts w:ascii="Arial" w:eastAsia="Times New Roman" w:hAnsi="Arial" w:cs="Arial"/>
          <w:color w:val="000000" w:themeColor="text1"/>
          <w:sz w:val="22"/>
          <w:szCs w:val="22"/>
        </w:rPr>
      </w:pPr>
    </w:p>
    <w:p w14:paraId="27D4E341" w14:textId="636F368F" w:rsidR="0040730E" w:rsidRDefault="0040730E" w:rsidP="00801C8E">
      <w:pPr>
        <w:ind w:left="360"/>
        <w:rPr>
          <w:rFonts w:ascii="Arial" w:eastAsia="Times New Roman" w:hAnsi="Arial" w:cs="Arial"/>
          <w:color w:val="000000" w:themeColor="text1"/>
          <w:sz w:val="22"/>
          <w:szCs w:val="22"/>
        </w:rPr>
      </w:pPr>
      <w:r>
        <w:rPr>
          <w:rFonts w:ascii="Arial" w:eastAsia="Times New Roman" w:hAnsi="Arial" w:cs="Arial"/>
          <w:color w:val="000000" w:themeColor="text1"/>
          <w:sz w:val="22"/>
          <w:szCs w:val="22"/>
        </w:rPr>
        <w:t xml:space="preserve">The methods established during this project will also provide a foundation for exploring </w:t>
      </w:r>
      <w:r w:rsidR="009F76BF">
        <w:rPr>
          <w:rFonts w:ascii="Arial" w:eastAsia="Times New Roman" w:hAnsi="Arial" w:cs="Arial"/>
          <w:color w:val="000000" w:themeColor="text1"/>
          <w:sz w:val="22"/>
          <w:szCs w:val="22"/>
        </w:rPr>
        <w:t>the possibility that DD-cd mtDNA</w:t>
      </w:r>
      <w:r w:rsidR="006B5EEE">
        <w:rPr>
          <w:rFonts w:ascii="Arial" w:eastAsia="Times New Roman" w:hAnsi="Arial" w:cs="Arial"/>
          <w:color w:val="000000" w:themeColor="text1"/>
          <w:sz w:val="22"/>
          <w:szCs w:val="22"/>
        </w:rPr>
        <w:t xml:space="preserve"> present</w:t>
      </w:r>
      <w:r w:rsidR="009F76BF">
        <w:rPr>
          <w:rFonts w:ascii="Arial" w:eastAsia="Times New Roman" w:hAnsi="Arial" w:cs="Arial"/>
          <w:color w:val="000000" w:themeColor="text1"/>
          <w:sz w:val="22"/>
          <w:szCs w:val="22"/>
        </w:rPr>
        <w:t xml:space="preserve"> </w:t>
      </w:r>
      <w:proofErr w:type="gramStart"/>
      <w:r w:rsidR="009F76BF">
        <w:rPr>
          <w:rFonts w:ascii="Arial" w:eastAsia="Times New Roman" w:hAnsi="Arial" w:cs="Arial"/>
          <w:color w:val="000000" w:themeColor="text1"/>
          <w:sz w:val="22"/>
          <w:szCs w:val="22"/>
        </w:rPr>
        <w:t xml:space="preserve">in particular </w:t>
      </w:r>
      <w:r w:rsidR="001144D9">
        <w:rPr>
          <w:rFonts w:ascii="Arial" w:eastAsia="Times New Roman" w:hAnsi="Arial" w:cs="Arial"/>
          <w:color w:val="000000" w:themeColor="text1"/>
          <w:sz w:val="22"/>
          <w:szCs w:val="22"/>
        </w:rPr>
        <w:t>vesicular</w:t>
      </w:r>
      <w:proofErr w:type="gramEnd"/>
      <w:r w:rsidR="001144D9">
        <w:rPr>
          <w:rFonts w:ascii="Arial" w:eastAsia="Times New Roman" w:hAnsi="Arial" w:cs="Arial"/>
          <w:color w:val="000000" w:themeColor="text1"/>
          <w:sz w:val="22"/>
          <w:szCs w:val="22"/>
        </w:rPr>
        <w:t xml:space="preserve"> compartments might be an even better biomarker. </w:t>
      </w:r>
      <w:r w:rsidR="006B5EEE">
        <w:rPr>
          <w:rFonts w:ascii="Arial" w:eastAsia="Times New Roman" w:hAnsi="Arial" w:cs="Arial"/>
          <w:color w:val="000000" w:themeColor="text1"/>
          <w:sz w:val="22"/>
          <w:szCs w:val="22"/>
        </w:rPr>
        <w:t xml:space="preserve"> </w:t>
      </w:r>
      <w:r w:rsidR="0008096E">
        <w:rPr>
          <w:rFonts w:ascii="Arial" w:eastAsia="Times New Roman" w:hAnsi="Arial" w:cs="Arial"/>
          <w:color w:val="000000" w:themeColor="text1"/>
          <w:sz w:val="22"/>
          <w:szCs w:val="22"/>
        </w:rPr>
        <w:t xml:space="preserve">Since the </w:t>
      </w:r>
      <w:r w:rsidR="00B737D2">
        <w:rPr>
          <w:rFonts w:ascii="Arial" w:eastAsia="Times New Roman" w:hAnsi="Arial" w:cs="Arial"/>
          <w:color w:val="000000" w:themeColor="text1"/>
          <w:sz w:val="22"/>
          <w:szCs w:val="22"/>
        </w:rPr>
        <w:t>vesicular</w:t>
      </w:r>
      <w:r w:rsidR="0008096E">
        <w:rPr>
          <w:rFonts w:ascii="Arial" w:eastAsia="Times New Roman" w:hAnsi="Arial" w:cs="Arial"/>
          <w:color w:val="000000" w:themeColor="text1"/>
          <w:sz w:val="22"/>
          <w:szCs w:val="22"/>
        </w:rPr>
        <w:t xml:space="preserve"> compartments are produced by different process (e.g., ap</w:t>
      </w:r>
      <w:r w:rsidR="00074A00">
        <w:rPr>
          <w:rFonts w:ascii="Arial" w:eastAsia="Times New Roman" w:hAnsi="Arial" w:cs="Arial"/>
          <w:color w:val="000000" w:themeColor="text1"/>
          <w:sz w:val="22"/>
          <w:szCs w:val="22"/>
        </w:rPr>
        <w:t xml:space="preserve">optosis, necrosis), this approach could be extremely useful for exploring the mechanistic underpinnings of graft damage and rejection.  </w:t>
      </w:r>
      <w:r w:rsidR="00E71F70">
        <w:rPr>
          <w:rFonts w:ascii="Arial" w:eastAsia="Times New Roman" w:hAnsi="Arial" w:cs="Arial"/>
          <w:color w:val="000000" w:themeColor="text1"/>
          <w:sz w:val="22"/>
          <w:szCs w:val="22"/>
        </w:rPr>
        <w:t xml:space="preserve">These studies are excellent candidates for RO1 funding.  </w:t>
      </w:r>
      <w:r w:rsidR="006B5EEE">
        <w:rPr>
          <w:rFonts w:ascii="Arial" w:eastAsia="Times New Roman" w:hAnsi="Arial" w:cs="Arial"/>
          <w:color w:val="000000" w:themeColor="text1"/>
          <w:sz w:val="22"/>
          <w:szCs w:val="22"/>
        </w:rPr>
        <w:t xml:space="preserve">CHLA is one of only three institutions to have a </w:t>
      </w:r>
      <w:proofErr w:type="spellStart"/>
      <w:r w:rsidR="006B5EEE">
        <w:rPr>
          <w:rFonts w:ascii="Arial" w:eastAsia="Times New Roman" w:hAnsi="Arial" w:cs="Arial"/>
          <w:color w:val="000000" w:themeColor="text1"/>
          <w:sz w:val="22"/>
          <w:szCs w:val="22"/>
        </w:rPr>
        <w:t>Microvesicular</w:t>
      </w:r>
      <w:proofErr w:type="spellEnd"/>
      <w:r w:rsidR="006B5EEE">
        <w:rPr>
          <w:rFonts w:ascii="Arial" w:eastAsia="Times New Roman" w:hAnsi="Arial" w:cs="Arial"/>
          <w:color w:val="000000" w:themeColor="text1"/>
          <w:sz w:val="22"/>
          <w:szCs w:val="22"/>
        </w:rPr>
        <w:t xml:space="preserve"> Core with resources and expertise to conduct this investigation.   </w:t>
      </w:r>
      <w:r w:rsidR="00257A5F">
        <w:rPr>
          <w:rFonts w:ascii="Arial" w:eastAsia="Times New Roman" w:hAnsi="Arial" w:cs="Arial"/>
          <w:color w:val="000000" w:themeColor="text1"/>
          <w:sz w:val="22"/>
          <w:szCs w:val="22"/>
        </w:rPr>
        <w:t xml:space="preserve">The innovative technology and unique core would </w:t>
      </w:r>
      <w:r w:rsidR="00434614">
        <w:rPr>
          <w:rFonts w:ascii="Arial" w:eastAsia="Times New Roman" w:hAnsi="Arial" w:cs="Arial"/>
          <w:color w:val="000000" w:themeColor="text1"/>
          <w:sz w:val="22"/>
          <w:szCs w:val="22"/>
        </w:rPr>
        <w:t>be attractive to NIH and other funding agencies.  Importantly, this would</w:t>
      </w:r>
      <w:del w:id="191" w:author="Maggo, Simran" w:date="2022-11-04T09:27:00Z">
        <w:r w:rsidR="00434614" w:rsidDel="00D524BD">
          <w:rPr>
            <w:rFonts w:ascii="Arial" w:eastAsia="Times New Roman" w:hAnsi="Arial" w:cs="Arial"/>
            <w:color w:val="000000" w:themeColor="text1"/>
            <w:sz w:val="22"/>
            <w:szCs w:val="22"/>
          </w:rPr>
          <w:delText xml:space="preserve"> could</w:delText>
        </w:r>
      </w:del>
      <w:r w:rsidR="00434614">
        <w:rPr>
          <w:rFonts w:ascii="Arial" w:eastAsia="Times New Roman" w:hAnsi="Arial" w:cs="Arial"/>
          <w:color w:val="000000" w:themeColor="text1"/>
          <w:sz w:val="22"/>
          <w:szCs w:val="22"/>
        </w:rPr>
        <w:t xml:space="preserve"> provide important new knowledge</w:t>
      </w:r>
      <w:r w:rsidR="00F373AF">
        <w:rPr>
          <w:rFonts w:ascii="Arial" w:eastAsia="Times New Roman" w:hAnsi="Arial" w:cs="Arial"/>
          <w:color w:val="000000" w:themeColor="text1"/>
          <w:sz w:val="22"/>
          <w:szCs w:val="22"/>
        </w:rPr>
        <w:t xml:space="preserve"> about the role of </w:t>
      </w:r>
      <w:proofErr w:type="spellStart"/>
      <w:r w:rsidR="00F373AF">
        <w:rPr>
          <w:rFonts w:ascii="Arial" w:eastAsia="Times New Roman" w:hAnsi="Arial" w:cs="Arial"/>
          <w:color w:val="000000" w:themeColor="text1"/>
          <w:sz w:val="22"/>
          <w:szCs w:val="22"/>
        </w:rPr>
        <w:t>cf</w:t>
      </w:r>
      <w:proofErr w:type="spellEnd"/>
      <w:r w:rsidR="00F373AF">
        <w:rPr>
          <w:rFonts w:ascii="Arial" w:eastAsia="Times New Roman" w:hAnsi="Arial" w:cs="Arial"/>
          <w:color w:val="000000" w:themeColor="text1"/>
          <w:sz w:val="22"/>
          <w:szCs w:val="22"/>
        </w:rPr>
        <w:t>-mtDNA in health and disease.</w:t>
      </w:r>
    </w:p>
    <w:p w14:paraId="695A0E43" w14:textId="77777777" w:rsidR="00E71F70" w:rsidRDefault="00E71F70" w:rsidP="00801C8E">
      <w:pPr>
        <w:ind w:left="360"/>
        <w:rPr>
          <w:rFonts w:ascii="Arial" w:eastAsia="Times New Roman" w:hAnsi="Arial" w:cs="Arial"/>
          <w:color w:val="000000" w:themeColor="text1"/>
          <w:sz w:val="22"/>
          <w:szCs w:val="22"/>
        </w:rPr>
      </w:pPr>
    </w:p>
    <w:p w14:paraId="717AB5F7" w14:textId="0537C82E" w:rsidR="00B85443" w:rsidRDefault="00E71F70" w:rsidP="00801C8E">
      <w:pPr>
        <w:ind w:left="360"/>
        <w:rPr>
          <w:rFonts w:ascii="Arial" w:eastAsia="Times New Roman" w:hAnsi="Arial" w:cs="Arial"/>
          <w:color w:val="000000" w:themeColor="text1"/>
          <w:sz w:val="22"/>
          <w:szCs w:val="22"/>
        </w:rPr>
      </w:pPr>
      <w:r>
        <w:rPr>
          <w:rFonts w:ascii="Arial" w:eastAsia="Times New Roman" w:hAnsi="Arial" w:cs="Arial"/>
          <w:color w:val="000000" w:themeColor="text1"/>
          <w:sz w:val="22"/>
          <w:szCs w:val="22"/>
        </w:rPr>
        <w:t xml:space="preserve">There is evidence the </w:t>
      </w:r>
      <w:proofErr w:type="spellStart"/>
      <w:r>
        <w:rPr>
          <w:rFonts w:ascii="Arial" w:eastAsia="Times New Roman" w:hAnsi="Arial" w:cs="Arial"/>
          <w:color w:val="000000" w:themeColor="text1"/>
          <w:sz w:val="22"/>
          <w:szCs w:val="22"/>
        </w:rPr>
        <w:t>cf</w:t>
      </w:r>
      <w:proofErr w:type="spellEnd"/>
      <w:r>
        <w:rPr>
          <w:rFonts w:ascii="Arial" w:eastAsia="Times New Roman" w:hAnsi="Arial" w:cs="Arial"/>
          <w:color w:val="000000" w:themeColor="text1"/>
          <w:sz w:val="22"/>
          <w:szCs w:val="22"/>
        </w:rPr>
        <w:t xml:space="preserve"> mtDNA plays an important and early role in inflammation.  The technology developed for this project would also be useful for studying </w:t>
      </w:r>
      <w:proofErr w:type="spellStart"/>
      <w:r>
        <w:rPr>
          <w:rFonts w:ascii="Arial" w:eastAsia="Times New Roman" w:hAnsi="Arial" w:cs="Arial"/>
          <w:color w:val="000000" w:themeColor="text1"/>
          <w:sz w:val="22"/>
          <w:szCs w:val="22"/>
        </w:rPr>
        <w:t>cfDNA</w:t>
      </w:r>
      <w:proofErr w:type="spellEnd"/>
      <w:r>
        <w:rPr>
          <w:rFonts w:ascii="Arial" w:eastAsia="Times New Roman" w:hAnsi="Arial" w:cs="Arial"/>
          <w:color w:val="000000" w:themeColor="text1"/>
          <w:sz w:val="22"/>
          <w:szCs w:val="22"/>
        </w:rPr>
        <w:t xml:space="preserve"> in </w:t>
      </w:r>
      <w:r w:rsidR="00DD56AF">
        <w:rPr>
          <w:rFonts w:ascii="Arial" w:eastAsia="Times New Roman" w:hAnsi="Arial" w:cs="Arial"/>
          <w:color w:val="000000" w:themeColor="text1"/>
          <w:sz w:val="22"/>
          <w:szCs w:val="22"/>
        </w:rPr>
        <w:t xml:space="preserve">a variety of inflammatory diseases.  For example, there is great need for new and sensitive </w:t>
      </w:r>
      <w:r w:rsidR="0098511E">
        <w:rPr>
          <w:rFonts w:ascii="Arial" w:eastAsia="Times New Roman" w:hAnsi="Arial" w:cs="Arial"/>
          <w:color w:val="000000" w:themeColor="text1"/>
          <w:sz w:val="22"/>
          <w:szCs w:val="22"/>
        </w:rPr>
        <w:t>bio</w:t>
      </w:r>
      <w:r w:rsidR="00DD56AF">
        <w:rPr>
          <w:rFonts w:ascii="Arial" w:eastAsia="Times New Roman" w:hAnsi="Arial" w:cs="Arial"/>
          <w:color w:val="000000" w:themeColor="text1"/>
          <w:sz w:val="22"/>
          <w:szCs w:val="22"/>
        </w:rPr>
        <w:t xml:space="preserve">markers for early stages of inflammation </w:t>
      </w:r>
      <w:r w:rsidR="0098511E">
        <w:rPr>
          <w:rFonts w:ascii="Arial" w:eastAsia="Times New Roman" w:hAnsi="Arial" w:cs="Arial"/>
          <w:color w:val="000000" w:themeColor="text1"/>
          <w:sz w:val="22"/>
          <w:szCs w:val="22"/>
        </w:rPr>
        <w:t>in patients who have been infected with SARS-Co-V2</w:t>
      </w:r>
      <w:r w:rsidR="00341154">
        <w:rPr>
          <w:rFonts w:ascii="Arial" w:eastAsia="Times New Roman" w:hAnsi="Arial" w:cs="Arial"/>
          <w:color w:val="000000" w:themeColor="text1"/>
          <w:sz w:val="22"/>
          <w:szCs w:val="22"/>
        </w:rPr>
        <w:t xml:space="preserve"> (e.g., covid, MIS-C, long-covid).  </w:t>
      </w:r>
      <w:r w:rsidR="00B03592">
        <w:rPr>
          <w:rFonts w:ascii="Arial" w:eastAsia="Times New Roman" w:hAnsi="Arial" w:cs="Arial"/>
          <w:color w:val="000000" w:themeColor="text1"/>
          <w:sz w:val="22"/>
          <w:szCs w:val="22"/>
        </w:rPr>
        <w:t xml:space="preserve">The technology developed by this project could provide </w:t>
      </w:r>
      <w:r w:rsidR="004A24C6">
        <w:rPr>
          <w:rFonts w:ascii="Arial" w:eastAsia="Times New Roman" w:hAnsi="Arial" w:cs="Arial"/>
          <w:color w:val="000000" w:themeColor="text1"/>
          <w:sz w:val="22"/>
          <w:szCs w:val="22"/>
        </w:rPr>
        <w:t xml:space="preserve">justification for a specific Aim in a Covid-related project or a project in a Program Project Grant.  </w:t>
      </w:r>
    </w:p>
    <w:p w14:paraId="5B472B50" w14:textId="77777777" w:rsidR="004A24C6" w:rsidRDefault="004A24C6" w:rsidP="00801C8E">
      <w:pPr>
        <w:ind w:left="360"/>
        <w:rPr>
          <w:rFonts w:ascii="Arial" w:eastAsia="Times New Roman" w:hAnsi="Arial" w:cs="Arial"/>
          <w:color w:val="000000" w:themeColor="text1"/>
          <w:sz w:val="22"/>
          <w:szCs w:val="22"/>
        </w:rPr>
      </w:pPr>
    </w:p>
    <w:p w14:paraId="6EE0A1D8" w14:textId="589EA9BE" w:rsidR="004A24C6" w:rsidRDefault="004A24C6" w:rsidP="00801C8E">
      <w:pPr>
        <w:ind w:left="360"/>
        <w:rPr>
          <w:rFonts w:ascii="Arial" w:eastAsia="Times New Roman" w:hAnsi="Arial" w:cs="Arial"/>
          <w:color w:val="000000" w:themeColor="text1"/>
          <w:sz w:val="22"/>
          <w:szCs w:val="22"/>
        </w:rPr>
      </w:pPr>
    </w:p>
    <w:p w14:paraId="5B7751FB" w14:textId="77777777" w:rsidR="00843E30" w:rsidRPr="001C257F" w:rsidRDefault="00E34674" w:rsidP="00801C8E">
      <w:pPr>
        <w:ind w:left="360"/>
        <w:rPr>
          <w:rFonts w:ascii="Arial" w:eastAsia="Times New Roman" w:hAnsi="Arial" w:cs="Arial"/>
          <w:b/>
          <w:bCs/>
          <w:color w:val="FF0000"/>
          <w:sz w:val="22"/>
          <w:szCs w:val="22"/>
        </w:rPr>
      </w:pPr>
      <w:commentRangeStart w:id="192"/>
      <w:commentRangeEnd w:id="192"/>
      <w:r>
        <w:rPr>
          <w:rStyle w:val="CommentReference"/>
        </w:rPr>
        <w:commentReference w:id="192"/>
      </w:r>
    </w:p>
    <w:p w14:paraId="2F36B476" w14:textId="77777777" w:rsidR="00843E30" w:rsidRPr="001C257F" w:rsidRDefault="00843E30" w:rsidP="00843E30">
      <w:pPr>
        <w:ind w:left="360"/>
        <w:rPr>
          <w:rFonts w:ascii="Arial" w:eastAsia="Times New Roman" w:hAnsi="Arial" w:cs="Arial"/>
          <w:b/>
          <w:bCs/>
          <w:color w:val="FF0000"/>
          <w:sz w:val="22"/>
          <w:szCs w:val="22"/>
        </w:rPr>
      </w:pPr>
    </w:p>
    <w:p w14:paraId="61E1455F" w14:textId="3A60E7F6" w:rsidR="00801C8E" w:rsidRPr="001C257F" w:rsidRDefault="00801C8E" w:rsidP="00801C8E">
      <w:pPr>
        <w:ind w:left="360"/>
        <w:rPr>
          <w:rFonts w:ascii="Arial" w:eastAsia="Times New Roman" w:hAnsi="Arial" w:cs="Arial"/>
          <w:b/>
          <w:bCs/>
          <w:color w:val="FF0000"/>
          <w:sz w:val="22"/>
          <w:szCs w:val="22"/>
        </w:rPr>
      </w:pPr>
    </w:p>
    <w:p w14:paraId="2391D745" w14:textId="77777777" w:rsidR="00BE3DCE" w:rsidRPr="001C257F" w:rsidRDefault="00BE3DCE">
      <w:pPr>
        <w:spacing w:after="200" w:line="276" w:lineRule="auto"/>
        <w:rPr>
          <w:rFonts w:ascii="Arial" w:eastAsia="Times New Roman" w:hAnsi="Arial" w:cs="Arial"/>
          <w:b/>
          <w:bCs/>
          <w:color w:val="FF0000"/>
          <w:sz w:val="22"/>
          <w:szCs w:val="22"/>
        </w:rPr>
      </w:pPr>
      <w:r w:rsidRPr="001C257F">
        <w:rPr>
          <w:rFonts w:ascii="Arial" w:eastAsia="Times New Roman" w:hAnsi="Arial" w:cs="Arial"/>
          <w:b/>
          <w:bCs/>
          <w:color w:val="FF0000"/>
          <w:sz w:val="22"/>
          <w:szCs w:val="22"/>
        </w:rPr>
        <w:br w:type="page"/>
      </w:r>
    </w:p>
    <w:p w14:paraId="0F4A08F8" w14:textId="56C6CC20"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lastRenderedPageBreak/>
        <w:t xml:space="preserve">6. Team Building Plan &amp; Objectives (max 2 pages) </w:t>
      </w:r>
    </w:p>
    <w:p w14:paraId="32889454" w14:textId="77777777" w:rsidR="00B03D76" w:rsidRPr="001C257F" w:rsidRDefault="00B03D76" w:rsidP="00801C8E">
      <w:pPr>
        <w:ind w:left="360"/>
        <w:rPr>
          <w:rFonts w:ascii="Arial" w:eastAsia="Times New Roman" w:hAnsi="Arial" w:cs="Arial"/>
          <w:b/>
          <w:bCs/>
          <w:color w:val="FF0000"/>
          <w:sz w:val="22"/>
          <w:szCs w:val="22"/>
        </w:rPr>
      </w:pPr>
    </w:p>
    <w:p w14:paraId="5B1AEF50" w14:textId="4E3C0238" w:rsidR="00D20884" w:rsidRPr="001C257F" w:rsidRDefault="004E1DC1"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The success of this project depends upon development of a multidisciplinary team of laboratorians and clinicians</w:t>
      </w:r>
      <w:r w:rsidR="00051020" w:rsidRPr="001C257F">
        <w:rPr>
          <w:rFonts w:ascii="Arial" w:eastAsia="Times New Roman" w:hAnsi="Arial" w:cs="Arial"/>
          <w:color w:val="000000" w:themeColor="text1"/>
          <w:sz w:val="22"/>
          <w:szCs w:val="22"/>
        </w:rPr>
        <w:t xml:space="preserve">.  The </w:t>
      </w:r>
      <w:r w:rsidR="007A69EC" w:rsidRPr="001C257F">
        <w:rPr>
          <w:rFonts w:ascii="Arial" w:eastAsia="Times New Roman" w:hAnsi="Arial" w:cs="Arial"/>
          <w:color w:val="000000" w:themeColor="text1"/>
          <w:sz w:val="22"/>
          <w:szCs w:val="22"/>
        </w:rPr>
        <w:t xml:space="preserve">key </w:t>
      </w:r>
      <w:r w:rsidR="00051020" w:rsidRPr="001C257F">
        <w:rPr>
          <w:rFonts w:ascii="Arial" w:eastAsia="Times New Roman" w:hAnsi="Arial" w:cs="Arial"/>
          <w:color w:val="000000" w:themeColor="text1"/>
          <w:sz w:val="22"/>
          <w:szCs w:val="22"/>
        </w:rPr>
        <w:t>members of the team are:</w:t>
      </w:r>
    </w:p>
    <w:p w14:paraId="139FC8DE" w14:textId="77777777" w:rsidR="00051020" w:rsidRPr="001C257F" w:rsidRDefault="00051020" w:rsidP="00D20884">
      <w:pPr>
        <w:ind w:left="360"/>
        <w:rPr>
          <w:rFonts w:ascii="Arial" w:eastAsia="Times New Roman" w:hAnsi="Arial" w:cs="Arial"/>
          <w:color w:val="000000" w:themeColor="text1"/>
          <w:sz w:val="22"/>
          <w:szCs w:val="22"/>
        </w:rPr>
      </w:pPr>
    </w:p>
    <w:p w14:paraId="79B39C97" w14:textId="4A7CEA12" w:rsidR="00344991" w:rsidRPr="001C257F" w:rsidRDefault="000915DA" w:rsidP="000915DA">
      <w:pPr>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r>
    </w:p>
    <w:p w14:paraId="2BC2897C" w14:textId="4A8B83B4" w:rsidR="007A69EC" w:rsidRPr="001C257F" w:rsidRDefault="000915DA"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Laboratory Medicine</w:t>
      </w:r>
    </w:p>
    <w:p w14:paraId="687691D7" w14:textId="499B015B" w:rsidR="00051020" w:rsidRPr="001C257F" w:rsidRDefault="00051020" w:rsidP="007A69EC">
      <w:pPr>
        <w:ind w:left="360" w:firstLine="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Dr. Baxter-Lowe</w:t>
      </w:r>
      <w:r w:rsidR="00204592" w:rsidRPr="001C257F">
        <w:rPr>
          <w:rFonts w:ascii="Arial" w:eastAsia="Times New Roman" w:hAnsi="Arial" w:cs="Arial"/>
          <w:color w:val="000000" w:themeColor="text1"/>
          <w:sz w:val="22"/>
          <w:szCs w:val="22"/>
        </w:rPr>
        <w:t>, co</w:t>
      </w:r>
      <w:r w:rsidR="00344991" w:rsidRPr="001C257F">
        <w:rPr>
          <w:rFonts w:ascii="Arial" w:eastAsia="Times New Roman" w:hAnsi="Arial" w:cs="Arial"/>
          <w:color w:val="000000" w:themeColor="text1"/>
          <w:sz w:val="22"/>
          <w:szCs w:val="22"/>
        </w:rPr>
        <w:t>-Principal Investigator</w:t>
      </w:r>
    </w:p>
    <w:p w14:paraId="6216DAB2" w14:textId="588CB9AB" w:rsidR="00344991" w:rsidRPr="001C257F" w:rsidRDefault="00344991" w:rsidP="007A69EC">
      <w:pPr>
        <w:ind w:left="360" w:firstLine="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 xml:space="preserve">Dr. Rebecca </w:t>
      </w:r>
      <w:proofErr w:type="gramStart"/>
      <w:r w:rsidRPr="001C257F">
        <w:rPr>
          <w:rFonts w:ascii="Arial" w:eastAsia="Times New Roman" w:hAnsi="Arial" w:cs="Arial"/>
          <w:color w:val="000000" w:themeColor="text1"/>
          <w:sz w:val="22"/>
          <w:szCs w:val="22"/>
        </w:rPr>
        <w:t xml:space="preserve">Edwards, </w:t>
      </w:r>
      <w:r w:rsidR="00AE062F" w:rsidRPr="001C257F">
        <w:rPr>
          <w:rFonts w:ascii="Arial" w:eastAsia="Times New Roman" w:hAnsi="Arial" w:cs="Arial"/>
          <w:color w:val="000000" w:themeColor="text1"/>
          <w:sz w:val="22"/>
          <w:szCs w:val="22"/>
        </w:rPr>
        <w:t xml:space="preserve"> Research</w:t>
      </w:r>
      <w:proofErr w:type="gramEnd"/>
      <w:r w:rsidR="00AE062F" w:rsidRPr="001C257F">
        <w:rPr>
          <w:rFonts w:ascii="Arial" w:eastAsia="Times New Roman" w:hAnsi="Arial" w:cs="Arial"/>
          <w:color w:val="000000" w:themeColor="text1"/>
          <w:sz w:val="22"/>
          <w:szCs w:val="22"/>
        </w:rPr>
        <w:t xml:space="preserve"> Associate </w:t>
      </w:r>
    </w:p>
    <w:p w14:paraId="55C0F50C" w14:textId="310FF9D4" w:rsidR="001D61AE" w:rsidRPr="001C257F" w:rsidRDefault="001D61AE" w:rsidP="007A69EC">
      <w:pPr>
        <w:ind w:left="360" w:firstLine="360"/>
        <w:rPr>
          <w:rFonts w:ascii="Arial" w:eastAsia="Times New Roman" w:hAnsi="Arial" w:cs="Arial"/>
          <w:color w:val="000000" w:themeColor="text1"/>
          <w:sz w:val="22"/>
          <w:szCs w:val="22"/>
        </w:rPr>
      </w:pPr>
    </w:p>
    <w:p w14:paraId="6D703377" w14:textId="47F25037" w:rsidR="00344991" w:rsidRPr="001C257F" w:rsidRDefault="007A69EC"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 xml:space="preserve"> Center for Personalized Medicine</w:t>
      </w:r>
    </w:p>
    <w:p w14:paraId="285954E4" w14:textId="7513FB37" w:rsidR="007A69EC" w:rsidRPr="001C257F" w:rsidRDefault="007A69EC"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t xml:space="preserve">Dr. </w:t>
      </w:r>
      <w:r w:rsidR="00AE062F" w:rsidRPr="001C257F">
        <w:rPr>
          <w:rFonts w:ascii="Arial" w:eastAsia="Times New Roman" w:hAnsi="Arial" w:cs="Arial"/>
          <w:color w:val="000000" w:themeColor="text1"/>
          <w:sz w:val="22"/>
          <w:szCs w:val="22"/>
        </w:rPr>
        <w:t xml:space="preserve">Gai, </w:t>
      </w:r>
      <w:r w:rsidR="003D731D" w:rsidRPr="001C257F">
        <w:rPr>
          <w:rFonts w:ascii="Arial" w:eastAsia="Times New Roman" w:hAnsi="Arial" w:cs="Arial"/>
          <w:color w:val="000000" w:themeColor="text1"/>
          <w:sz w:val="22"/>
          <w:szCs w:val="22"/>
        </w:rPr>
        <w:t>co-Principal Investigator</w:t>
      </w:r>
    </w:p>
    <w:p w14:paraId="08C54F6E" w14:textId="074A055D" w:rsidR="003D731D" w:rsidRPr="001C257F" w:rsidRDefault="003D731D"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r>
      <w:moveFromRangeStart w:id="193" w:author="Maggo, Simran" w:date="2022-11-04T09:33:00Z" w:name="move118446838"/>
      <w:moveFrom w:id="194" w:author="Maggo, Simran" w:date="2022-11-04T09:33:00Z">
        <w:r w:rsidRPr="001C257F" w:rsidDel="007E54E8">
          <w:rPr>
            <w:rFonts w:ascii="Arial" w:eastAsia="Times New Roman" w:hAnsi="Arial" w:cs="Arial"/>
            <w:color w:val="000000" w:themeColor="text1"/>
            <w:sz w:val="22"/>
            <w:szCs w:val="22"/>
          </w:rPr>
          <w:t>Dr. Simran Maggo</w:t>
        </w:r>
        <w:r w:rsidR="00251FF5" w:rsidRPr="001C257F" w:rsidDel="007E54E8">
          <w:rPr>
            <w:rFonts w:ascii="Arial" w:eastAsia="Times New Roman" w:hAnsi="Arial" w:cs="Arial"/>
            <w:color w:val="000000" w:themeColor="text1"/>
            <w:sz w:val="22"/>
            <w:szCs w:val="22"/>
          </w:rPr>
          <w:t>,</w:t>
        </w:r>
      </w:moveFrom>
      <w:moveFromRangeEnd w:id="193"/>
    </w:p>
    <w:p w14:paraId="20974AF2" w14:textId="5AA2166A" w:rsidR="003D731D" w:rsidRPr="001C257F" w:rsidRDefault="006F7521"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r>
      <w:del w:id="195" w:author="Maggo, Simran" w:date="2022-11-04T09:29:00Z">
        <w:r w:rsidRPr="001C257F" w:rsidDel="007E54E8">
          <w:rPr>
            <w:rFonts w:ascii="Arial" w:eastAsia="Times New Roman" w:hAnsi="Arial" w:cs="Arial"/>
            <w:color w:val="000000" w:themeColor="text1"/>
            <w:sz w:val="22"/>
            <w:szCs w:val="22"/>
          </w:rPr>
          <w:delText>Jackie</w:delText>
        </w:r>
        <w:r w:rsidR="00251FF5" w:rsidRPr="001C257F" w:rsidDel="007E54E8">
          <w:rPr>
            <w:rFonts w:ascii="Arial" w:eastAsia="Times New Roman" w:hAnsi="Arial" w:cs="Arial"/>
            <w:color w:val="000000" w:themeColor="text1"/>
            <w:sz w:val="22"/>
            <w:szCs w:val="22"/>
          </w:rPr>
          <w:delText>,</w:delText>
        </w:r>
      </w:del>
      <w:ins w:id="196" w:author="Maggo, Simran" w:date="2022-11-04T09:29:00Z">
        <w:r w:rsidR="007E54E8">
          <w:rPr>
            <w:rFonts w:ascii="Arial" w:eastAsia="Times New Roman" w:hAnsi="Arial" w:cs="Arial"/>
            <w:color w:val="000000" w:themeColor="text1"/>
            <w:sz w:val="22"/>
            <w:szCs w:val="22"/>
          </w:rPr>
          <w:t>Dr Jaclyn Biegel</w:t>
        </w:r>
      </w:ins>
    </w:p>
    <w:p w14:paraId="64025D61" w14:textId="3DBC78FB" w:rsidR="006F7521" w:rsidRDefault="006F7521" w:rsidP="00D20884">
      <w:pPr>
        <w:ind w:left="360"/>
        <w:rPr>
          <w:ins w:id="197" w:author="Maggo, Simran" w:date="2022-11-04T09:33:00Z"/>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r>
      <w:ins w:id="198" w:author="Maggo, Simran" w:date="2022-11-04T09:28:00Z">
        <w:r w:rsidR="007E54E8">
          <w:rPr>
            <w:rFonts w:ascii="Arial" w:eastAsia="Times New Roman" w:hAnsi="Arial" w:cs="Arial"/>
            <w:color w:val="000000" w:themeColor="text1"/>
            <w:sz w:val="22"/>
            <w:szCs w:val="22"/>
          </w:rPr>
          <w:t xml:space="preserve">Dr </w:t>
        </w:r>
      </w:ins>
      <w:del w:id="199" w:author="Maggo, Simran" w:date="2022-11-04T09:28:00Z">
        <w:r w:rsidR="00251FF5" w:rsidRPr="001C257F" w:rsidDel="007E54E8">
          <w:rPr>
            <w:rFonts w:ascii="Arial" w:eastAsia="Times New Roman" w:hAnsi="Arial" w:cs="Arial"/>
            <w:color w:val="000000" w:themeColor="text1"/>
            <w:sz w:val="22"/>
            <w:szCs w:val="22"/>
          </w:rPr>
          <w:delText>Gigi</w:delText>
        </w:r>
      </w:del>
      <w:ins w:id="200" w:author="Maggo, Simran" w:date="2022-11-04T09:28:00Z">
        <w:r w:rsidR="007E54E8" w:rsidRPr="007E54E8">
          <w:t xml:space="preserve"> </w:t>
        </w:r>
        <w:r w:rsidR="007E54E8" w:rsidRPr="007E54E8">
          <w:rPr>
            <w:rFonts w:ascii="Arial" w:eastAsia="Times New Roman" w:hAnsi="Arial" w:cs="Arial"/>
            <w:color w:val="000000" w:themeColor="text1"/>
            <w:sz w:val="22"/>
            <w:szCs w:val="22"/>
          </w:rPr>
          <w:t>Dejerianne Ostrow</w:t>
        </w:r>
      </w:ins>
    </w:p>
    <w:p w14:paraId="027A17DE" w14:textId="20F25B98" w:rsidR="007E54E8" w:rsidRPr="001C257F" w:rsidRDefault="007E54E8" w:rsidP="00D20884">
      <w:pPr>
        <w:ind w:left="360"/>
        <w:rPr>
          <w:rFonts w:ascii="Arial" w:eastAsia="Times New Roman" w:hAnsi="Arial" w:cs="Arial"/>
          <w:color w:val="000000" w:themeColor="text1"/>
          <w:sz w:val="22"/>
          <w:szCs w:val="22"/>
        </w:rPr>
      </w:pPr>
      <w:moveToRangeStart w:id="201" w:author="Maggo, Simran" w:date="2022-11-04T09:33:00Z" w:name="move118446838"/>
      <w:moveTo w:id="202" w:author="Maggo, Simran" w:date="2022-11-04T09:33:00Z">
        <w:r w:rsidRPr="001C257F">
          <w:rPr>
            <w:rFonts w:ascii="Arial" w:eastAsia="Times New Roman" w:hAnsi="Arial" w:cs="Arial"/>
            <w:color w:val="000000" w:themeColor="text1"/>
            <w:sz w:val="22"/>
            <w:szCs w:val="22"/>
          </w:rPr>
          <w:t>Dr. Simran Maggo,</w:t>
        </w:r>
      </w:moveTo>
      <w:moveToRangeEnd w:id="201"/>
    </w:p>
    <w:p w14:paraId="2635BD9C" w14:textId="5D4C0AAC" w:rsidR="00251FF5" w:rsidRPr="001C257F" w:rsidRDefault="007E54E8" w:rsidP="00D20884">
      <w:pPr>
        <w:ind w:left="360"/>
        <w:rPr>
          <w:rFonts w:ascii="Arial" w:eastAsia="Times New Roman" w:hAnsi="Arial" w:cs="Arial"/>
          <w:color w:val="000000" w:themeColor="text1"/>
          <w:sz w:val="22"/>
          <w:szCs w:val="22"/>
        </w:rPr>
      </w:pPr>
      <w:ins w:id="203" w:author="Maggo, Simran" w:date="2022-11-04T09:31:00Z">
        <w:r>
          <w:rPr>
            <w:sz w:val="22"/>
            <w:szCs w:val="22"/>
          </w:rPr>
          <w:t xml:space="preserve">Dr. Maggo is an experienced </w:t>
        </w:r>
        <w:proofErr w:type="spellStart"/>
        <w:r>
          <w:rPr>
            <w:sz w:val="22"/>
            <w:szCs w:val="22"/>
          </w:rPr>
          <w:t>genomicist</w:t>
        </w:r>
        <w:proofErr w:type="spellEnd"/>
        <w:r>
          <w:rPr>
            <w:sz w:val="22"/>
            <w:szCs w:val="22"/>
          </w:rPr>
          <w:t xml:space="preserve"> with specific expertise in pharmacogenomics and a variety of genomic technologies, including especially next-generation sequencing (NGS) technologies, as well as in-depth bioinformatics skills. While working on the Adverse Childhood Experience (ACEs) project, he has gained in-depth knowledge of genomic assays targeting either cell-free mitochondrial DNA (</w:t>
        </w:r>
        <w:proofErr w:type="spellStart"/>
        <w:r>
          <w:rPr>
            <w:sz w:val="22"/>
            <w:szCs w:val="22"/>
          </w:rPr>
          <w:t>cf</w:t>
        </w:r>
        <w:proofErr w:type="spellEnd"/>
        <w:r>
          <w:rPr>
            <w:sz w:val="22"/>
            <w:szCs w:val="22"/>
          </w:rPr>
          <w:t xml:space="preserve">-mtDNA) and </w:t>
        </w:r>
        <w:proofErr w:type="spellStart"/>
        <w:r>
          <w:rPr>
            <w:sz w:val="22"/>
            <w:szCs w:val="22"/>
          </w:rPr>
          <w:t>mtdsRNA</w:t>
        </w:r>
        <w:proofErr w:type="spellEnd"/>
        <w:r>
          <w:rPr>
            <w:sz w:val="22"/>
            <w:szCs w:val="22"/>
          </w:rPr>
          <w:t xml:space="preserve">, including low-pass whole-genome sequencing, </w:t>
        </w:r>
      </w:ins>
      <w:proofErr w:type="spellStart"/>
      <w:ins w:id="204" w:author="Maggo, Simran" w:date="2022-11-04T09:32:00Z">
        <w:r>
          <w:rPr>
            <w:sz w:val="22"/>
            <w:szCs w:val="22"/>
          </w:rPr>
          <w:t>N</w:t>
        </w:r>
      </w:ins>
      <w:ins w:id="205" w:author="Maggo, Simran" w:date="2022-11-04T09:31:00Z">
        <w:r>
          <w:rPr>
            <w:sz w:val="22"/>
            <w:szCs w:val="22"/>
          </w:rPr>
          <w:t>ovaQUANT</w:t>
        </w:r>
        <w:proofErr w:type="spellEnd"/>
        <w:r>
          <w:rPr>
            <w:sz w:val="22"/>
            <w:szCs w:val="22"/>
          </w:rPr>
          <w:t xml:space="preserve"> qPCR assay for quantifying mtDNA copy number, and ELISA assay for detecting and measuring </w:t>
        </w:r>
        <w:proofErr w:type="spellStart"/>
        <w:r>
          <w:rPr>
            <w:sz w:val="22"/>
            <w:szCs w:val="22"/>
          </w:rPr>
          <w:t>mtdsRNA</w:t>
        </w:r>
        <w:proofErr w:type="spellEnd"/>
        <w:r>
          <w:rPr>
            <w:sz w:val="22"/>
            <w:szCs w:val="22"/>
          </w:rPr>
          <w:t xml:space="preserve">. Dr. Maggo will dedicate </w:t>
        </w:r>
      </w:ins>
      <w:ins w:id="206" w:author="Maggo, Simran" w:date="2022-11-04T09:32:00Z">
        <w:r>
          <w:rPr>
            <w:sz w:val="22"/>
            <w:szCs w:val="22"/>
          </w:rPr>
          <w:t>X</w:t>
        </w:r>
      </w:ins>
      <w:ins w:id="207" w:author="Maggo, Simran" w:date="2022-11-04T09:31:00Z">
        <w:r>
          <w:rPr>
            <w:sz w:val="22"/>
            <w:szCs w:val="22"/>
          </w:rPr>
          <w:t xml:space="preserve">% of his effort to the proposed project. Specifically, Dr. Maggo will perform qPCR and </w:t>
        </w:r>
        <w:proofErr w:type="spellStart"/>
        <w:r>
          <w:rPr>
            <w:sz w:val="22"/>
            <w:szCs w:val="22"/>
          </w:rPr>
          <w:t>lpWGS</w:t>
        </w:r>
        <w:proofErr w:type="spellEnd"/>
        <w:r>
          <w:rPr>
            <w:sz w:val="22"/>
            <w:szCs w:val="22"/>
          </w:rPr>
          <w:t xml:space="preserve"> assays of the </w:t>
        </w:r>
      </w:ins>
      <w:proofErr w:type="spellStart"/>
      <w:ins w:id="208" w:author="Maggo, Simran" w:date="2022-11-04T09:32:00Z">
        <w:r>
          <w:rPr>
            <w:sz w:val="22"/>
            <w:szCs w:val="22"/>
          </w:rPr>
          <w:t>cf</w:t>
        </w:r>
      </w:ins>
      <w:ins w:id="209" w:author="Maggo, Simran" w:date="2022-11-04T09:31:00Z">
        <w:r>
          <w:rPr>
            <w:sz w:val="22"/>
            <w:szCs w:val="22"/>
          </w:rPr>
          <w:t>DNA</w:t>
        </w:r>
        <w:proofErr w:type="spellEnd"/>
        <w:r>
          <w:rPr>
            <w:sz w:val="22"/>
            <w:szCs w:val="22"/>
          </w:rPr>
          <w:t xml:space="preserve"> isolated</w:t>
        </w:r>
      </w:ins>
      <w:ins w:id="210" w:author="Maggo, Simran" w:date="2022-11-04T09:32:00Z">
        <w:r>
          <w:rPr>
            <w:sz w:val="22"/>
            <w:szCs w:val="22"/>
          </w:rPr>
          <w:t xml:space="preserve">. </w:t>
        </w:r>
      </w:ins>
      <w:ins w:id="211" w:author="Maggo, Simran" w:date="2022-11-04T09:33:00Z">
        <w:r>
          <w:rPr>
            <w:sz w:val="22"/>
            <w:szCs w:val="22"/>
          </w:rPr>
          <w:t>U</w:t>
        </w:r>
      </w:ins>
      <w:ins w:id="212" w:author="Maggo, Simran" w:date="2022-11-04T09:31:00Z">
        <w:r>
          <w:rPr>
            <w:sz w:val="22"/>
            <w:szCs w:val="22"/>
          </w:rPr>
          <w:t xml:space="preserve">nder the guidance of Dr. Gai. Dr. Maggo will dedicate </w:t>
        </w:r>
      </w:ins>
      <w:ins w:id="213" w:author="Maggo, Simran" w:date="2022-11-04T09:33:00Z">
        <w:r>
          <w:rPr>
            <w:sz w:val="22"/>
            <w:szCs w:val="22"/>
          </w:rPr>
          <w:t>X</w:t>
        </w:r>
      </w:ins>
      <w:ins w:id="214" w:author="Maggo, Simran" w:date="2022-11-04T09:31:00Z">
        <w:r>
          <w:rPr>
            <w:sz w:val="22"/>
            <w:szCs w:val="22"/>
          </w:rPr>
          <w:t xml:space="preserve">% of his effort to the project. </w:t>
        </w:r>
      </w:ins>
    </w:p>
    <w:p w14:paraId="030B1F08" w14:textId="42CDFF35" w:rsidR="00251FF5" w:rsidRPr="001C257F" w:rsidRDefault="00251FF5"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Kidney Transplant Program</w:t>
      </w:r>
    </w:p>
    <w:p w14:paraId="6ED0F146" w14:textId="41B23023" w:rsidR="00251FF5" w:rsidRPr="001C257F" w:rsidRDefault="00251FF5"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t>Dr. Lestz</w:t>
      </w:r>
    </w:p>
    <w:p w14:paraId="102CBD53" w14:textId="77777777" w:rsidR="00251FF5" w:rsidRPr="001C257F" w:rsidRDefault="00251FF5" w:rsidP="00D20884">
      <w:pPr>
        <w:ind w:left="360"/>
        <w:rPr>
          <w:rFonts w:ascii="Arial" w:eastAsia="Times New Roman" w:hAnsi="Arial" w:cs="Arial"/>
          <w:color w:val="000000" w:themeColor="text1"/>
          <w:sz w:val="22"/>
          <w:szCs w:val="22"/>
        </w:rPr>
      </w:pPr>
    </w:p>
    <w:p w14:paraId="6DDCBA3E" w14:textId="1905978B" w:rsidR="00251FF5" w:rsidRPr="001C257F" w:rsidRDefault="00251FF5"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Heart Transplant Program</w:t>
      </w:r>
    </w:p>
    <w:p w14:paraId="5EB622B9" w14:textId="332CE4EA" w:rsidR="00251FF5" w:rsidRPr="001C257F" w:rsidRDefault="00251FF5"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t>Dr. Menteer</w:t>
      </w:r>
    </w:p>
    <w:p w14:paraId="0426FC10" w14:textId="77777777" w:rsidR="00251FF5" w:rsidRPr="001C257F" w:rsidRDefault="00251FF5" w:rsidP="00D20884">
      <w:pPr>
        <w:ind w:left="360"/>
        <w:rPr>
          <w:rFonts w:ascii="Arial" w:eastAsia="Times New Roman" w:hAnsi="Arial" w:cs="Arial"/>
          <w:color w:val="000000" w:themeColor="text1"/>
          <w:sz w:val="22"/>
          <w:szCs w:val="22"/>
        </w:rPr>
      </w:pPr>
    </w:p>
    <w:p w14:paraId="3D170C5D" w14:textId="0938E558" w:rsidR="00251FF5" w:rsidRPr="001C257F" w:rsidRDefault="00251FF5"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Statistics</w:t>
      </w:r>
      <w:ins w:id="215" w:author="Maggo, Simran" w:date="2022-11-04T09:29:00Z">
        <w:r w:rsidR="007E54E8">
          <w:rPr>
            <w:rFonts w:ascii="Arial" w:eastAsia="Times New Roman" w:hAnsi="Arial" w:cs="Arial"/>
            <w:color w:val="000000" w:themeColor="text1"/>
            <w:sz w:val="22"/>
            <w:szCs w:val="22"/>
          </w:rPr>
          <w:t xml:space="preserve"> and bioinformatic support</w:t>
        </w:r>
      </w:ins>
      <w:r w:rsidR="00AF3238" w:rsidRPr="001C257F">
        <w:rPr>
          <w:rFonts w:ascii="Arial" w:eastAsia="Times New Roman" w:hAnsi="Arial" w:cs="Arial"/>
          <w:color w:val="000000" w:themeColor="text1"/>
          <w:sz w:val="22"/>
          <w:szCs w:val="22"/>
        </w:rPr>
        <w:t xml:space="preserve"> </w:t>
      </w:r>
      <w:del w:id="216" w:author="Maggo, Simran" w:date="2022-11-04T09:28:00Z">
        <w:r w:rsidR="00AF3238" w:rsidRPr="001C257F" w:rsidDel="007E54E8">
          <w:rPr>
            <w:rFonts w:ascii="Arial" w:eastAsia="Times New Roman" w:hAnsi="Arial" w:cs="Arial"/>
            <w:color w:val="000000" w:themeColor="text1"/>
            <w:sz w:val="22"/>
            <w:szCs w:val="22"/>
          </w:rPr>
          <w:delText>Hesem</w:delText>
        </w:r>
      </w:del>
      <w:ins w:id="217" w:author="Maggo, Simran" w:date="2022-11-04T09:28:00Z">
        <w:r w:rsidR="007E54E8">
          <w:rPr>
            <w:rFonts w:ascii="Arial" w:eastAsia="Times New Roman" w:hAnsi="Arial" w:cs="Arial"/>
            <w:color w:val="000000" w:themeColor="text1"/>
            <w:sz w:val="22"/>
            <w:szCs w:val="22"/>
          </w:rPr>
          <w:t xml:space="preserve"> </w:t>
        </w:r>
        <w:r w:rsidR="007E54E8" w:rsidRPr="007E54E8">
          <w:rPr>
            <w:rFonts w:ascii="Arial" w:eastAsia="Times New Roman" w:hAnsi="Arial" w:cs="Arial"/>
            <w:color w:val="000000" w:themeColor="text1"/>
            <w:sz w:val="22"/>
            <w:szCs w:val="22"/>
          </w:rPr>
          <w:t>Hesamedin</w:t>
        </w:r>
        <w:r w:rsidR="007E54E8">
          <w:rPr>
            <w:rFonts w:ascii="Arial" w:eastAsia="Times New Roman" w:hAnsi="Arial" w:cs="Arial"/>
            <w:color w:val="000000" w:themeColor="text1"/>
            <w:sz w:val="22"/>
            <w:szCs w:val="22"/>
          </w:rPr>
          <w:t xml:space="preserve"> Hakimjavadi</w:t>
        </w:r>
      </w:ins>
    </w:p>
    <w:p w14:paraId="2206B0DA" w14:textId="77777777" w:rsidR="00251FF5" w:rsidRPr="001C257F" w:rsidRDefault="00251FF5" w:rsidP="00D20884">
      <w:pPr>
        <w:ind w:left="360"/>
        <w:rPr>
          <w:rFonts w:ascii="Arial" w:eastAsia="Times New Roman" w:hAnsi="Arial" w:cs="Arial"/>
          <w:color w:val="000000" w:themeColor="text1"/>
          <w:sz w:val="22"/>
          <w:szCs w:val="22"/>
        </w:rPr>
      </w:pPr>
    </w:p>
    <w:p w14:paraId="2FA5F88F" w14:textId="12CE4F56" w:rsidR="00251FF5" w:rsidRPr="001C257F" w:rsidRDefault="00251FF5"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Other??</w:t>
      </w:r>
      <w:r w:rsidR="00391769" w:rsidRPr="001C257F">
        <w:rPr>
          <w:rFonts w:ascii="Arial" w:eastAsia="Times New Roman" w:hAnsi="Arial" w:cs="Arial"/>
          <w:color w:val="000000" w:themeColor="text1"/>
          <w:sz w:val="22"/>
          <w:szCs w:val="22"/>
        </w:rPr>
        <w:t xml:space="preserve">  </w:t>
      </w:r>
    </w:p>
    <w:p w14:paraId="2A4761B6" w14:textId="0F7C4954" w:rsidR="00EC1B35" w:rsidRPr="001C257F" w:rsidRDefault="00EC1B35" w:rsidP="00D20884">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ab/>
      </w:r>
    </w:p>
    <w:p w14:paraId="03399D5C" w14:textId="42B8B3F6" w:rsidR="007A69EC" w:rsidRPr="001C257F" w:rsidRDefault="007A69EC" w:rsidP="00251FF5">
      <w:pPr>
        <w:rPr>
          <w:rFonts w:ascii="Arial" w:eastAsia="Times New Roman" w:hAnsi="Arial" w:cs="Arial"/>
          <w:color w:val="000000" w:themeColor="text1"/>
          <w:sz w:val="22"/>
          <w:szCs w:val="22"/>
        </w:rPr>
      </w:pPr>
    </w:p>
    <w:p w14:paraId="79A90D80" w14:textId="77777777" w:rsidR="00D20884" w:rsidRPr="001C257F" w:rsidRDefault="00D20884" w:rsidP="00801C8E">
      <w:pPr>
        <w:ind w:left="360"/>
        <w:rPr>
          <w:rFonts w:ascii="Arial" w:eastAsia="Times New Roman" w:hAnsi="Arial" w:cs="Arial"/>
          <w:color w:val="000000" w:themeColor="text1"/>
          <w:sz w:val="22"/>
          <w:szCs w:val="22"/>
        </w:rPr>
      </w:pPr>
    </w:p>
    <w:p w14:paraId="29081244" w14:textId="77777777" w:rsidR="00B03D76" w:rsidRPr="001C257F" w:rsidRDefault="00B03D76" w:rsidP="00801C8E">
      <w:pPr>
        <w:ind w:left="360"/>
        <w:rPr>
          <w:rFonts w:ascii="Arial" w:eastAsia="Times New Roman" w:hAnsi="Arial" w:cs="Arial"/>
          <w:b/>
          <w:bCs/>
          <w:color w:val="FF0000"/>
          <w:sz w:val="22"/>
          <w:szCs w:val="22"/>
        </w:rPr>
      </w:pPr>
    </w:p>
    <w:p w14:paraId="05CB300F" w14:textId="3CAF381A"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t xml:space="preserve">a. Team Composition – highlight diversity of the team including as relevant the incorporation of early stage and established researchers, </w:t>
      </w:r>
      <w:proofErr w:type="spellStart"/>
      <w:r w:rsidRPr="001C257F">
        <w:rPr>
          <w:rFonts w:ascii="Arial" w:eastAsia="Times New Roman" w:hAnsi="Arial" w:cs="Arial"/>
          <w:b/>
          <w:bCs/>
          <w:color w:val="FF0000"/>
          <w:sz w:val="22"/>
          <w:szCs w:val="22"/>
        </w:rPr>
        <w:t>multidisciplinarity</w:t>
      </w:r>
      <w:proofErr w:type="spellEnd"/>
      <w:r w:rsidRPr="001C257F">
        <w:rPr>
          <w:rFonts w:ascii="Arial" w:eastAsia="Times New Roman" w:hAnsi="Arial" w:cs="Arial"/>
          <w:b/>
          <w:bCs/>
          <w:color w:val="FF0000"/>
          <w:sz w:val="22"/>
          <w:szCs w:val="22"/>
        </w:rPr>
        <w:t xml:space="preserve">, sectoral diversity (scientist, patient, community), as well as diversity of experience. </w:t>
      </w:r>
    </w:p>
    <w:p w14:paraId="048EC647" w14:textId="77777777"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t xml:space="preserve">b. Team Roles – provide a clear description of the unique contributions of team members, any existing collaborative relationships between the team members, and how the team will be organized (e.g., roles, tasks, leadership). </w:t>
      </w:r>
    </w:p>
    <w:p w14:paraId="1DEBCEF3" w14:textId="1B1827EE"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t xml:space="preserve">c. Team Building Activities Proposed </w:t>
      </w:r>
    </w:p>
    <w:p w14:paraId="680DBCF2" w14:textId="77777777" w:rsidR="00233D63" w:rsidRPr="001C257F" w:rsidRDefault="00233D63" w:rsidP="00801C8E">
      <w:pPr>
        <w:ind w:left="360"/>
        <w:rPr>
          <w:rFonts w:ascii="Arial" w:eastAsia="Times New Roman" w:hAnsi="Arial" w:cs="Arial"/>
          <w:b/>
          <w:bCs/>
          <w:color w:val="FF0000"/>
          <w:sz w:val="22"/>
          <w:szCs w:val="22"/>
        </w:rPr>
      </w:pPr>
    </w:p>
    <w:p w14:paraId="08C096E1" w14:textId="5F68D8CE" w:rsidR="000A650C" w:rsidRPr="001C257F" w:rsidRDefault="000A650C" w:rsidP="00801C8E">
      <w:pPr>
        <w:ind w:left="360"/>
        <w:rPr>
          <w:rFonts w:ascii="Arial" w:eastAsia="Times New Roman" w:hAnsi="Arial" w:cs="Arial"/>
          <w:b/>
          <w:bCs/>
          <w:color w:val="FF0000"/>
          <w:sz w:val="22"/>
          <w:szCs w:val="22"/>
        </w:rPr>
      </w:pPr>
    </w:p>
    <w:p w14:paraId="545230F9" w14:textId="69B4159B" w:rsidR="000A650C" w:rsidRPr="001C257F" w:rsidRDefault="000A650C" w:rsidP="00801C8E">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SIG – monthly meeting with clin</w:t>
      </w:r>
      <w:r w:rsidR="00BA4982" w:rsidRPr="001C257F">
        <w:rPr>
          <w:rFonts w:ascii="Arial" w:eastAsia="Times New Roman" w:hAnsi="Arial" w:cs="Arial"/>
          <w:color w:val="000000" w:themeColor="text1"/>
          <w:sz w:val="22"/>
          <w:szCs w:val="22"/>
        </w:rPr>
        <w:t>ical focus</w:t>
      </w:r>
    </w:p>
    <w:p w14:paraId="06370622" w14:textId="5817C74B" w:rsidR="000A650C" w:rsidRPr="001C257F" w:rsidRDefault="000A650C" w:rsidP="00801C8E">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Regular meetings – q 2 weeks</w:t>
      </w:r>
      <w:r w:rsidR="00BA4982" w:rsidRPr="001C257F">
        <w:rPr>
          <w:rFonts w:ascii="Arial" w:eastAsia="Times New Roman" w:hAnsi="Arial" w:cs="Arial"/>
          <w:color w:val="000000" w:themeColor="text1"/>
          <w:sz w:val="22"/>
          <w:szCs w:val="22"/>
        </w:rPr>
        <w:t xml:space="preserve"> lab focus </w:t>
      </w:r>
    </w:p>
    <w:p w14:paraId="6649D5A8" w14:textId="045F853C" w:rsidR="000A650C" w:rsidRPr="001C257F" w:rsidRDefault="000A650C" w:rsidP="00801C8E">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Organize seminar or mini symposium for CHLA</w:t>
      </w:r>
    </w:p>
    <w:p w14:paraId="6228B42B" w14:textId="0BDF26DD" w:rsidR="00233D63" w:rsidRPr="001C257F" w:rsidRDefault="000B187B" w:rsidP="00801C8E">
      <w:pPr>
        <w:ind w:left="360"/>
        <w:rPr>
          <w:rFonts w:ascii="Arial" w:eastAsia="Times New Roman" w:hAnsi="Arial" w:cs="Arial"/>
          <w:color w:val="000000" w:themeColor="text1"/>
          <w:sz w:val="22"/>
          <w:szCs w:val="22"/>
        </w:rPr>
      </w:pPr>
      <w:r w:rsidRPr="001C257F">
        <w:rPr>
          <w:rFonts w:ascii="Arial" w:eastAsia="Times New Roman" w:hAnsi="Arial" w:cs="Arial"/>
          <w:color w:val="000000" w:themeColor="text1"/>
          <w:sz w:val="22"/>
          <w:szCs w:val="22"/>
        </w:rPr>
        <w:t>Shared site or Microsoft teams?</w:t>
      </w:r>
    </w:p>
    <w:p w14:paraId="1B3F194B" w14:textId="77777777" w:rsidR="000A650C" w:rsidRPr="001C257F" w:rsidRDefault="000A650C" w:rsidP="00801C8E">
      <w:pPr>
        <w:ind w:left="360"/>
        <w:rPr>
          <w:rFonts w:ascii="Arial" w:eastAsia="Times New Roman" w:hAnsi="Arial" w:cs="Arial"/>
          <w:color w:val="FF0000"/>
          <w:sz w:val="22"/>
          <w:szCs w:val="22"/>
        </w:rPr>
      </w:pPr>
    </w:p>
    <w:p w14:paraId="110ADC70" w14:textId="77777777" w:rsidR="00801C8E" w:rsidRPr="001C257F" w:rsidRDefault="00801C8E" w:rsidP="00801C8E">
      <w:pPr>
        <w:ind w:left="360"/>
        <w:rPr>
          <w:rFonts w:ascii="Arial" w:eastAsia="Times New Roman" w:hAnsi="Arial" w:cs="Arial"/>
          <w:b/>
          <w:bCs/>
          <w:color w:val="FF0000"/>
          <w:sz w:val="22"/>
          <w:szCs w:val="22"/>
        </w:rPr>
      </w:pPr>
    </w:p>
    <w:p w14:paraId="227D85E6" w14:textId="77777777"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t xml:space="preserve">7. A timeline or project plan with defined milestones. Bold and well-defined milestones to be met at 6 months for receipt of the second installment of funding should be clearly articulated; propose only what can be accomplished within ONE YEAR (max 1 page) </w:t>
      </w:r>
    </w:p>
    <w:p w14:paraId="77AA010E" w14:textId="77777777" w:rsidR="00801C8E" w:rsidRPr="001C257F" w:rsidRDefault="00801C8E" w:rsidP="00801C8E">
      <w:pPr>
        <w:ind w:left="360"/>
        <w:rPr>
          <w:rFonts w:ascii="Arial" w:eastAsia="Times New Roman" w:hAnsi="Arial" w:cs="Arial"/>
          <w:b/>
          <w:bCs/>
          <w:color w:val="FF0000"/>
          <w:sz w:val="22"/>
          <w:szCs w:val="22"/>
        </w:rPr>
      </w:pPr>
    </w:p>
    <w:p w14:paraId="64118029" w14:textId="5B700F7A"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lastRenderedPageBreak/>
        <w:t xml:space="preserve">8. Resources and Environment (max ½ page) Document access to any resources and environment that will be required for successful completion of the project. </w:t>
      </w:r>
    </w:p>
    <w:p w14:paraId="750EA2A5" w14:textId="4D82804A" w:rsidR="00BA4982" w:rsidRPr="001C257F" w:rsidRDefault="00BA4982" w:rsidP="00801C8E">
      <w:pPr>
        <w:ind w:left="360"/>
        <w:rPr>
          <w:rFonts w:ascii="Arial" w:eastAsia="Times New Roman" w:hAnsi="Arial" w:cs="Arial"/>
          <w:b/>
          <w:bCs/>
          <w:color w:val="FF0000"/>
          <w:sz w:val="22"/>
          <w:szCs w:val="22"/>
        </w:rPr>
      </w:pPr>
    </w:p>
    <w:p w14:paraId="22806389" w14:textId="503CDD0C" w:rsidR="00BA4982" w:rsidRPr="001C257F" w:rsidRDefault="00BA4982" w:rsidP="00801C8E">
      <w:pPr>
        <w:ind w:left="360"/>
        <w:rPr>
          <w:rFonts w:ascii="Arial" w:eastAsia="Times New Roman" w:hAnsi="Arial" w:cs="Arial"/>
          <w:sz w:val="22"/>
          <w:szCs w:val="22"/>
        </w:rPr>
      </w:pPr>
      <w:r w:rsidRPr="001C257F">
        <w:rPr>
          <w:rFonts w:ascii="Arial" w:eastAsia="Times New Roman" w:hAnsi="Arial" w:cs="Arial"/>
          <w:sz w:val="22"/>
          <w:szCs w:val="22"/>
        </w:rPr>
        <w:t>1 paragraph for each lab</w:t>
      </w:r>
    </w:p>
    <w:p w14:paraId="49F8E4EF" w14:textId="229C4D93" w:rsidR="00BA4982" w:rsidRPr="001C257F" w:rsidRDefault="00BA4982" w:rsidP="00801C8E">
      <w:pPr>
        <w:ind w:left="360"/>
        <w:rPr>
          <w:rFonts w:ascii="Arial" w:eastAsia="Times New Roman" w:hAnsi="Arial" w:cs="Arial"/>
          <w:sz w:val="22"/>
          <w:szCs w:val="22"/>
        </w:rPr>
      </w:pPr>
      <w:r w:rsidRPr="001C257F">
        <w:rPr>
          <w:rFonts w:ascii="Arial" w:eastAsia="Times New Roman" w:hAnsi="Arial" w:cs="Arial"/>
          <w:sz w:val="22"/>
          <w:szCs w:val="22"/>
        </w:rPr>
        <w:t xml:space="preserve">1 paragraph for HT and </w:t>
      </w:r>
      <w:r w:rsidR="00243DA0" w:rsidRPr="001C257F">
        <w:rPr>
          <w:rFonts w:ascii="Arial" w:eastAsia="Times New Roman" w:hAnsi="Arial" w:cs="Arial"/>
          <w:sz w:val="22"/>
          <w:szCs w:val="22"/>
        </w:rPr>
        <w:t>K</w:t>
      </w:r>
      <w:r w:rsidRPr="001C257F">
        <w:rPr>
          <w:rFonts w:ascii="Arial" w:eastAsia="Times New Roman" w:hAnsi="Arial" w:cs="Arial"/>
          <w:sz w:val="22"/>
          <w:szCs w:val="22"/>
        </w:rPr>
        <w:t>T</w:t>
      </w:r>
    </w:p>
    <w:p w14:paraId="1A7363DC" w14:textId="6D05B676" w:rsidR="00980DAD" w:rsidRDefault="00980DAD" w:rsidP="00980DAD">
      <w:pPr>
        <w:ind w:left="360"/>
        <w:rPr>
          <w:ins w:id="218" w:author="Maggo, Simran" w:date="2022-11-04T09:35:00Z"/>
          <w:sz w:val="22"/>
          <w:szCs w:val="22"/>
        </w:rPr>
      </w:pPr>
      <w:ins w:id="219" w:author="Maggo, Simran" w:date="2022-11-04T09:35:00Z">
        <w:r>
          <w:rPr>
            <w:sz w:val="22"/>
            <w:szCs w:val="22"/>
          </w:rPr>
          <w:t xml:space="preserve">The </w:t>
        </w:r>
        <w:r>
          <w:rPr>
            <w:rFonts w:ascii="RMZHER+Arial-BoldMT" w:hAnsi="RMZHER+Arial-BoldMT" w:cs="RMZHER+Arial-BoldMT"/>
            <w:b/>
            <w:bCs/>
            <w:sz w:val="22"/>
            <w:szCs w:val="22"/>
          </w:rPr>
          <w:t xml:space="preserve">Center for Personalized Medicine (CPM) facility </w:t>
        </w:r>
        <w:r>
          <w:rPr>
            <w:sz w:val="22"/>
            <w:szCs w:val="22"/>
          </w:rPr>
          <w:t>has been CAP/CLIA certified in its new location at 2100 Third Street since 2015. The facility occupies over 10,000 square feet of laboratories and offices. The CPM is supported by Pathology and Laboratory Medicine (PLM) services at CHLA, including specimen receipt and processing, the Pediatric Tissue Biorepository, and full anatomic pathology services. Available equipment for molecular genetic research and clinical assays includes multiple PCR machines, Affymetrix (</w:t>
        </w:r>
        <w:proofErr w:type="spellStart"/>
        <w:r>
          <w:rPr>
            <w:sz w:val="22"/>
            <w:szCs w:val="22"/>
          </w:rPr>
          <w:t>Thermo</w:t>
        </w:r>
        <w:proofErr w:type="spellEnd"/>
        <w:r>
          <w:rPr>
            <w:sz w:val="22"/>
            <w:szCs w:val="22"/>
          </w:rPr>
          <w:t xml:space="preserve"> Fisher) platforms for </w:t>
        </w:r>
        <w:proofErr w:type="spellStart"/>
        <w:r>
          <w:rPr>
            <w:sz w:val="22"/>
            <w:szCs w:val="22"/>
          </w:rPr>
          <w:t>CytoScanHD</w:t>
        </w:r>
        <w:proofErr w:type="spellEnd"/>
        <w:r>
          <w:rPr>
            <w:sz w:val="22"/>
            <w:szCs w:val="22"/>
          </w:rPr>
          <w:t xml:space="preserve">, </w:t>
        </w:r>
        <w:proofErr w:type="spellStart"/>
        <w:r>
          <w:rPr>
            <w:sz w:val="22"/>
            <w:szCs w:val="22"/>
          </w:rPr>
          <w:t>Oncoscan</w:t>
        </w:r>
        <w:proofErr w:type="spellEnd"/>
        <w:r>
          <w:rPr>
            <w:sz w:val="22"/>
            <w:szCs w:val="22"/>
          </w:rPr>
          <w:t xml:space="preserve"> and </w:t>
        </w:r>
        <w:proofErr w:type="spellStart"/>
        <w:r>
          <w:rPr>
            <w:sz w:val="22"/>
            <w:szCs w:val="22"/>
          </w:rPr>
          <w:t>Xon</w:t>
        </w:r>
        <w:proofErr w:type="spellEnd"/>
        <w:r>
          <w:rPr>
            <w:sz w:val="22"/>
            <w:szCs w:val="22"/>
          </w:rPr>
          <w:t xml:space="preserve"> SNP arrays, the Illumina </w:t>
        </w:r>
        <w:proofErr w:type="spellStart"/>
        <w:r>
          <w:rPr>
            <w:sz w:val="22"/>
            <w:szCs w:val="22"/>
          </w:rPr>
          <w:t>iSCAN</w:t>
        </w:r>
        <w:proofErr w:type="spellEnd"/>
        <w:r>
          <w:rPr>
            <w:sz w:val="22"/>
            <w:szCs w:val="22"/>
          </w:rPr>
          <w:t xml:space="preserve"> system, multiple Illumina Next Gen Sequencers (</w:t>
        </w:r>
        <w:proofErr w:type="spellStart"/>
        <w:r>
          <w:rPr>
            <w:sz w:val="22"/>
            <w:szCs w:val="22"/>
          </w:rPr>
          <w:t>MiSeq</w:t>
        </w:r>
        <w:proofErr w:type="spellEnd"/>
        <w:r>
          <w:rPr>
            <w:sz w:val="22"/>
            <w:szCs w:val="22"/>
          </w:rPr>
          <w:t xml:space="preserve">, </w:t>
        </w:r>
        <w:proofErr w:type="spellStart"/>
        <w:r>
          <w:rPr>
            <w:sz w:val="22"/>
            <w:szCs w:val="22"/>
          </w:rPr>
          <w:t>NextSeq</w:t>
        </w:r>
        <w:proofErr w:type="spellEnd"/>
        <w:r>
          <w:rPr>
            <w:sz w:val="22"/>
            <w:szCs w:val="22"/>
          </w:rPr>
          <w:t xml:space="preserve"> 500, </w:t>
        </w:r>
        <w:proofErr w:type="spellStart"/>
        <w:r>
          <w:rPr>
            <w:sz w:val="22"/>
            <w:szCs w:val="22"/>
          </w:rPr>
          <w:t>HiSeq</w:t>
        </w:r>
        <w:proofErr w:type="spellEnd"/>
        <w:r>
          <w:rPr>
            <w:sz w:val="22"/>
            <w:szCs w:val="22"/>
          </w:rPr>
          <w:t xml:space="preserve"> 4000), Ion Torrent Next Gen Sequencing platforms (three IonS5XL instruments), Sanger sequencing (two ABI3730), and a Raindance system for droplet digital PCR. The laboratories have two Ion Chefs (</w:t>
        </w:r>
        <w:proofErr w:type="spellStart"/>
        <w:r>
          <w:rPr>
            <w:sz w:val="22"/>
            <w:szCs w:val="22"/>
          </w:rPr>
          <w:t>Thermo</w:t>
        </w:r>
        <w:proofErr w:type="spellEnd"/>
        <w:r>
          <w:rPr>
            <w:sz w:val="22"/>
            <w:szCs w:val="22"/>
          </w:rPr>
          <w:t xml:space="preserve"> Fisher) for automated library preparation and chip loading, a Beckman Coulter </w:t>
        </w:r>
        <w:proofErr w:type="spellStart"/>
        <w:r>
          <w:rPr>
            <w:sz w:val="22"/>
            <w:szCs w:val="22"/>
          </w:rPr>
          <w:t>Biomek</w:t>
        </w:r>
        <w:proofErr w:type="spellEnd"/>
        <w:r>
          <w:rPr>
            <w:sz w:val="22"/>
            <w:szCs w:val="22"/>
          </w:rPr>
          <w:t xml:space="preserve"> i7 liquid handling robot for high throughput sample processing, as well as </w:t>
        </w:r>
        <w:proofErr w:type="gramStart"/>
        <w:r>
          <w:rPr>
            <w:sz w:val="22"/>
            <w:szCs w:val="22"/>
          </w:rPr>
          <w:t>a number of</w:t>
        </w:r>
        <w:proofErr w:type="gramEnd"/>
        <w:r>
          <w:rPr>
            <w:sz w:val="22"/>
            <w:szCs w:val="22"/>
          </w:rPr>
          <w:t xml:space="preserve"> instruments for automated sample extraction (one Maxwell 16 and two Maxwell RSC, Promega) for high throughput nucleic acid extraction. Instrumentation for sample quality assessment includes two </w:t>
        </w:r>
        <w:proofErr w:type="spellStart"/>
        <w:r>
          <w:rPr>
            <w:sz w:val="22"/>
            <w:szCs w:val="22"/>
          </w:rPr>
          <w:t>Quantus</w:t>
        </w:r>
        <w:proofErr w:type="spellEnd"/>
        <w:r>
          <w:rPr>
            <w:sz w:val="22"/>
            <w:szCs w:val="22"/>
          </w:rPr>
          <w:t xml:space="preserve"> (Promega) and two Qubit (</w:t>
        </w:r>
        <w:proofErr w:type="spellStart"/>
        <w:r>
          <w:rPr>
            <w:sz w:val="22"/>
            <w:szCs w:val="22"/>
          </w:rPr>
          <w:t>Thermo</w:t>
        </w:r>
        <w:proofErr w:type="spellEnd"/>
        <w:r>
          <w:rPr>
            <w:sz w:val="22"/>
            <w:szCs w:val="22"/>
          </w:rPr>
          <w:t xml:space="preserve"> Fisher) fluorometers, and two Nanodrop spectrophotometers (</w:t>
        </w:r>
        <w:proofErr w:type="spellStart"/>
        <w:r>
          <w:rPr>
            <w:sz w:val="22"/>
            <w:szCs w:val="22"/>
          </w:rPr>
          <w:t>Thermo</w:t>
        </w:r>
        <w:proofErr w:type="spellEnd"/>
        <w:r>
          <w:rPr>
            <w:sz w:val="22"/>
            <w:szCs w:val="22"/>
          </w:rPr>
          <w:t xml:space="preserve"> Fisher) for quantification, two </w:t>
        </w:r>
        <w:proofErr w:type="spellStart"/>
        <w:r>
          <w:rPr>
            <w:sz w:val="22"/>
            <w:szCs w:val="22"/>
          </w:rPr>
          <w:t>StepOne</w:t>
        </w:r>
        <w:proofErr w:type="spellEnd"/>
        <w:r>
          <w:rPr>
            <w:sz w:val="22"/>
            <w:szCs w:val="22"/>
          </w:rPr>
          <w:t xml:space="preserve"> qPCR instruments (</w:t>
        </w:r>
        <w:proofErr w:type="spellStart"/>
        <w:r>
          <w:rPr>
            <w:sz w:val="22"/>
            <w:szCs w:val="22"/>
          </w:rPr>
          <w:t>Thermo</w:t>
        </w:r>
        <w:proofErr w:type="spellEnd"/>
        <w:r>
          <w:rPr>
            <w:sz w:val="22"/>
            <w:szCs w:val="22"/>
          </w:rPr>
          <w:t xml:space="preserve"> Fisher), and two </w:t>
        </w:r>
        <w:proofErr w:type="spellStart"/>
        <w:r>
          <w:rPr>
            <w:sz w:val="22"/>
            <w:szCs w:val="22"/>
          </w:rPr>
          <w:t>TapeStations</w:t>
        </w:r>
        <w:proofErr w:type="spellEnd"/>
        <w:r>
          <w:rPr>
            <w:sz w:val="22"/>
            <w:szCs w:val="22"/>
          </w:rPr>
          <w:t xml:space="preserve"> (Agilent) for fragment sizing.</w:t>
        </w:r>
      </w:ins>
    </w:p>
    <w:p w14:paraId="0F35C8E0" w14:textId="77777777" w:rsidR="00980DAD" w:rsidRPr="00980DAD" w:rsidRDefault="00980DAD" w:rsidP="00980DAD">
      <w:pPr>
        <w:ind w:left="360"/>
        <w:rPr>
          <w:sz w:val="22"/>
          <w:szCs w:val="22"/>
          <w:rPrChange w:id="220" w:author="Maggo, Simran" w:date="2022-11-04T09:35:00Z">
            <w:rPr>
              <w:rFonts w:ascii="Arial" w:eastAsia="Times New Roman" w:hAnsi="Arial" w:cs="Arial"/>
              <w:b/>
              <w:bCs/>
              <w:color w:val="FF0000"/>
              <w:sz w:val="22"/>
              <w:szCs w:val="22"/>
            </w:rPr>
          </w:rPrChange>
        </w:rPr>
      </w:pPr>
    </w:p>
    <w:p w14:paraId="7B38B833" w14:textId="77777777"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t xml:space="preserve">9. Literature Cited (not included in page limit) </w:t>
      </w:r>
    </w:p>
    <w:p w14:paraId="69E23DC9" w14:textId="77777777" w:rsidR="00801C8E" w:rsidRPr="001C257F" w:rsidRDefault="00801C8E" w:rsidP="00801C8E">
      <w:pPr>
        <w:ind w:left="360"/>
        <w:rPr>
          <w:rFonts w:ascii="Arial" w:eastAsia="Times New Roman" w:hAnsi="Arial" w:cs="Arial"/>
          <w:b/>
          <w:bCs/>
          <w:color w:val="FF0000"/>
          <w:sz w:val="22"/>
          <w:szCs w:val="22"/>
        </w:rPr>
      </w:pPr>
    </w:p>
    <w:p w14:paraId="7567C34B" w14:textId="112A0123" w:rsidR="00801C8E" w:rsidRPr="001C257F" w:rsidRDefault="00801C8E" w:rsidP="00801C8E">
      <w:pPr>
        <w:ind w:left="360"/>
        <w:rPr>
          <w:rFonts w:ascii="Arial" w:eastAsia="Times New Roman" w:hAnsi="Arial" w:cs="Arial"/>
          <w:b/>
          <w:bCs/>
          <w:color w:val="FF0000"/>
          <w:sz w:val="22"/>
          <w:szCs w:val="22"/>
        </w:rPr>
      </w:pPr>
      <w:r w:rsidRPr="001C257F">
        <w:rPr>
          <w:rFonts w:ascii="Arial" w:eastAsia="Times New Roman" w:hAnsi="Arial" w:cs="Arial"/>
          <w:b/>
          <w:bCs/>
          <w:color w:val="FF0000"/>
          <w:sz w:val="22"/>
          <w:szCs w:val="22"/>
        </w:rPr>
        <w:t xml:space="preserve">10. Budget ($125,000 maximum) a. Applicants must submit two budget forms for (1) the first six months and (2) the second six months of funding. Initial awards will be made for the first six months of funding. Remaining funding will be contingent upon meeting bold and </w:t>
      </w:r>
      <w:proofErr w:type="gramStart"/>
      <w:r w:rsidRPr="001C257F">
        <w:rPr>
          <w:rFonts w:ascii="Arial" w:eastAsia="Times New Roman" w:hAnsi="Arial" w:cs="Arial"/>
          <w:b/>
          <w:bCs/>
          <w:color w:val="FF0000"/>
          <w:sz w:val="22"/>
          <w:szCs w:val="22"/>
        </w:rPr>
        <w:t>clearly-articulated</w:t>
      </w:r>
      <w:proofErr w:type="gramEnd"/>
      <w:r w:rsidRPr="001C257F">
        <w:rPr>
          <w:rFonts w:ascii="Arial" w:eastAsia="Times New Roman" w:hAnsi="Arial" w:cs="Arial"/>
          <w:b/>
          <w:bCs/>
          <w:color w:val="FF0000"/>
          <w:sz w:val="22"/>
          <w:szCs w:val="22"/>
        </w:rPr>
        <w:t xml:space="preserve"> milestones that must be described in the timeline. B</w:t>
      </w:r>
    </w:p>
    <w:p w14:paraId="4C6ECF57" w14:textId="137A53FD" w:rsidR="00801C8E" w:rsidRPr="001C257F" w:rsidRDefault="00801C8E" w:rsidP="00801C8E">
      <w:pPr>
        <w:ind w:left="360"/>
        <w:rPr>
          <w:rFonts w:ascii="Arial" w:eastAsia="Times New Roman" w:hAnsi="Arial" w:cs="Arial"/>
          <w:b/>
          <w:bCs/>
          <w:color w:val="000000"/>
          <w:sz w:val="22"/>
          <w:szCs w:val="22"/>
        </w:rPr>
      </w:pPr>
    </w:p>
    <w:p w14:paraId="56F4D432" w14:textId="77777777" w:rsidR="00801C8E" w:rsidRPr="001C257F" w:rsidRDefault="00801C8E" w:rsidP="00801C8E">
      <w:pPr>
        <w:ind w:left="360"/>
        <w:rPr>
          <w:rFonts w:ascii="Arial" w:eastAsia="Times New Roman" w:hAnsi="Arial" w:cs="Arial"/>
          <w:b/>
          <w:bCs/>
          <w:color w:val="000000"/>
          <w:sz w:val="22"/>
          <w:szCs w:val="22"/>
        </w:rPr>
      </w:pPr>
    </w:p>
    <w:p w14:paraId="78A62F96" w14:textId="7A3E577A" w:rsidR="000B165C" w:rsidRPr="001C257F" w:rsidRDefault="000B165C" w:rsidP="000B165C">
      <w:pPr>
        <w:rPr>
          <w:rFonts w:ascii="Arial" w:eastAsia="Times New Roman" w:hAnsi="Arial" w:cs="Arial"/>
          <w:color w:val="000000"/>
          <w:sz w:val="22"/>
          <w:szCs w:val="22"/>
        </w:rPr>
      </w:pPr>
      <w:r w:rsidRPr="001C257F">
        <w:rPr>
          <w:rFonts w:ascii="Arial" w:eastAsia="Times New Roman" w:hAnsi="Arial" w:cs="Arial"/>
          <w:color w:val="000000"/>
          <w:sz w:val="22"/>
          <w:szCs w:val="22"/>
        </w:rPr>
        <w:t xml:space="preserve">A </w:t>
      </w:r>
      <w:r w:rsidRPr="001C257F">
        <w:rPr>
          <w:rFonts w:ascii="Arial" w:eastAsia="Times New Roman" w:hAnsi="Arial" w:cs="Arial"/>
          <w:b/>
          <w:bCs/>
          <w:color w:val="000000"/>
          <w:sz w:val="22"/>
          <w:szCs w:val="22"/>
        </w:rPr>
        <w:t>Multidisciplinary Pilot Grant</w:t>
      </w:r>
      <w:r w:rsidRPr="001C257F">
        <w:rPr>
          <w:rFonts w:ascii="Arial" w:eastAsia="Times New Roman" w:hAnsi="Arial" w:cs="Arial"/>
          <w:color w:val="000000"/>
          <w:sz w:val="22"/>
          <w:szCs w:val="22"/>
        </w:rPr>
        <w:t xml:space="preserve"> will provide essential funds for generating preliminary data for a competitive application for NIH support (e.g., RO1). The methodology developed with these funds will also provide a foundation for future diagnostic assays that are capable of measuring DD-</w:t>
      </w:r>
      <w:proofErr w:type="spellStart"/>
      <w:r w:rsidRPr="001C257F">
        <w:rPr>
          <w:rFonts w:ascii="Arial" w:eastAsia="Times New Roman" w:hAnsi="Arial" w:cs="Arial"/>
          <w:color w:val="000000"/>
          <w:sz w:val="22"/>
          <w:szCs w:val="22"/>
        </w:rPr>
        <w:t>cfDNA</w:t>
      </w:r>
      <w:proofErr w:type="spellEnd"/>
      <w:r w:rsidRPr="001C257F">
        <w:rPr>
          <w:rFonts w:ascii="Arial" w:eastAsia="Times New Roman" w:hAnsi="Arial" w:cs="Arial"/>
          <w:color w:val="000000"/>
          <w:sz w:val="22"/>
          <w:szCs w:val="22"/>
        </w:rPr>
        <w:t xml:space="preserve"> in small blood samples that can be safely collected from pediatric patients.  </w:t>
      </w:r>
    </w:p>
    <w:p w14:paraId="1A7C7FE9" w14:textId="77777777" w:rsidR="000B165C" w:rsidRPr="001C257F" w:rsidRDefault="000B165C" w:rsidP="000B165C">
      <w:pPr>
        <w:pStyle w:val="ListParagraph"/>
        <w:ind w:left="0"/>
        <w:rPr>
          <w:rFonts w:ascii="Arial" w:eastAsia="Times New Roman" w:hAnsi="Arial" w:cs="Arial"/>
          <w:color w:val="000000"/>
        </w:rPr>
      </w:pPr>
    </w:p>
    <w:p w14:paraId="3543CF35" w14:textId="77777777" w:rsidR="000B165C" w:rsidRPr="001C257F" w:rsidRDefault="000B165C" w:rsidP="000B165C">
      <w:pPr>
        <w:pStyle w:val="ListParagraph"/>
        <w:ind w:left="0"/>
        <w:rPr>
          <w:rFonts w:ascii="Arial" w:eastAsia="Times New Roman" w:hAnsi="Arial" w:cs="Arial"/>
          <w:color w:val="000000"/>
        </w:rPr>
      </w:pPr>
    </w:p>
    <w:p w14:paraId="7C0C632B" w14:textId="77777777" w:rsidR="00F611DE" w:rsidRPr="001C257F" w:rsidRDefault="00000000">
      <w:pPr>
        <w:rPr>
          <w:rFonts w:ascii="Arial" w:hAnsi="Arial" w:cs="Arial"/>
          <w:sz w:val="22"/>
          <w:szCs w:val="22"/>
        </w:rPr>
      </w:pPr>
    </w:p>
    <w:sectPr w:rsidR="00F611DE" w:rsidRPr="001C257F" w:rsidSect="000B165C">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ggo, Simran" w:date="2022-11-04T08:14:00Z" w:initials="MS">
    <w:p w14:paraId="115A313A" w14:textId="6789D4D8" w:rsidR="00B832D0" w:rsidRDefault="00B832D0">
      <w:pPr>
        <w:pStyle w:val="CommentText"/>
      </w:pPr>
      <w:r>
        <w:rPr>
          <w:rStyle w:val="CommentReference"/>
        </w:rPr>
        <w:annotationRef/>
      </w:r>
      <w:r>
        <w:t>Does this mean like physical growth? Possibly combine this and next word as “better physical and intellectual development”?</w:t>
      </w:r>
    </w:p>
  </w:comment>
  <w:comment w:id="1" w:author="Maggo, Simran" w:date="2022-11-04T08:15:00Z" w:initials="MS">
    <w:p w14:paraId="2DB75ACE" w14:textId="0ACB48D4" w:rsidR="00B832D0" w:rsidRDefault="00B832D0">
      <w:pPr>
        <w:pStyle w:val="CommentText"/>
      </w:pPr>
      <w:r>
        <w:rPr>
          <w:rStyle w:val="CommentReference"/>
        </w:rPr>
        <w:annotationRef/>
      </w:r>
      <w:r>
        <w:t>Long-term survival?</w:t>
      </w:r>
    </w:p>
  </w:comment>
  <w:comment w:id="2" w:author="Maggo, Simran" w:date="2022-11-04T08:16:00Z" w:initials="MS">
    <w:p w14:paraId="33B5B0E7" w14:textId="2A99843D" w:rsidR="00B832D0" w:rsidRDefault="00B832D0">
      <w:pPr>
        <w:pStyle w:val="CommentText"/>
      </w:pPr>
      <w:r>
        <w:rPr>
          <w:rStyle w:val="CommentReference"/>
        </w:rPr>
        <w:annotationRef/>
      </w:r>
      <w:r>
        <w:t>Would putting fail here in “ “ or changing to “ xx% of pediatric organ transplants fail due to…..</w:t>
      </w:r>
    </w:p>
  </w:comment>
  <w:comment w:id="16" w:author="Maggo, Simran" w:date="2022-11-04T08:22:00Z" w:initials="MS">
    <w:p w14:paraId="76943D4D" w14:textId="0F9F055B" w:rsidR="00B832D0" w:rsidRDefault="00B832D0">
      <w:pPr>
        <w:pStyle w:val="CommentText"/>
      </w:pPr>
      <w:r>
        <w:rPr>
          <w:rStyle w:val="CommentReference"/>
        </w:rPr>
        <w:annotationRef/>
      </w:r>
      <w:r>
        <w:t>Would suggest putting the time here</w:t>
      </w:r>
      <w:r w:rsidR="00267ABE">
        <w:t>.</w:t>
      </w:r>
    </w:p>
  </w:comment>
  <w:comment w:id="40" w:author="Maggo, Simran" w:date="2022-11-04T08:29:00Z" w:initials="MS">
    <w:p w14:paraId="4386BDB8" w14:textId="09BB635E" w:rsidR="002E2F3C" w:rsidRDefault="002E2F3C">
      <w:pPr>
        <w:pStyle w:val="CommentText"/>
      </w:pPr>
      <w:r>
        <w:rPr>
          <w:rStyle w:val="CommentReference"/>
        </w:rPr>
        <w:annotationRef/>
      </w:r>
      <w:r>
        <w:t>When I think technology, I think like a machine, possibly change this to methodology.</w:t>
      </w:r>
    </w:p>
  </w:comment>
  <w:comment w:id="41" w:author="Maggo, Simran" w:date="2022-11-04T08:30:00Z" w:initials="MS">
    <w:p w14:paraId="74DFBDB3" w14:textId="007C3F4C" w:rsidR="002E2F3C" w:rsidRDefault="002E2F3C">
      <w:pPr>
        <w:pStyle w:val="CommentText"/>
      </w:pPr>
      <w:r>
        <w:rPr>
          <w:rStyle w:val="CommentReference"/>
        </w:rPr>
        <w:annotationRef/>
      </w:r>
      <w:r>
        <w:t>As above- but in this case technology may be okay, as it is a relatively new machine?</w:t>
      </w:r>
    </w:p>
  </w:comment>
  <w:comment w:id="67" w:author="Maggo, Simran" w:date="2022-11-04T08:37:00Z" w:initials="MS">
    <w:p w14:paraId="580B6441" w14:textId="3F47F7CF" w:rsidR="00801462" w:rsidRDefault="00801462">
      <w:pPr>
        <w:pStyle w:val="CommentText"/>
      </w:pPr>
      <w:r>
        <w:rPr>
          <w:rStyle w:val="CommentReference"/>
        </w:rPr>
        <w:annotationRef/>
      </w:r>
      <w:r>
        <w:t>We have used this a few times, a blood draw for a kid one could argue is relatively invasive. Consider removal. In terms of cancer yes it is non-invasive as you don’t need to do a biopsy, but in this case probably not.</w:t>
      </w:r>
    </w:p>
  </w:comment>
  <w:comment w:id="78" w:author="Maggo, Simran" w:date="2022-11-04T08:42:00Z" w:initials="MS">
    <w:p w14:paraId="7DFBC9C9" w14:textId="01122D1B" w:rsidR="00801462" w:rsidRDefault="00801462">
      <w:pPr>
        <w:pStyle w:val="CommentText"/>
      </w:pPr>
      <w:r>
        <w:rPr>
          <w:rStyle w:val="CommentReference"/>
        </w:rPr>
        <w:annotationRef/>
      </w:r>
      <w:r>
        <w:t>I feel this is a repetition and could be deleted</w:t>
      </w:r>
    </w:p>
  </w:comment>
  <w:comment w:id="88" w:author="Maggo, Simran" w:date="2022-11-04T08:44:00Z" w:initials="MS">
    <w:p w14:paraId="75A81E62" w14:textId="4B115270" w:rsidR="00CE7D21" w:rsidRDefault="00CE7D21">
      <w:pPr>
        <w:pStyle w:val="CommentText"/>
      </w:pPr>
      <w:r>
        <w:rPr>
          <w:rStyle w:val="CommentReference"/>
        </w:rPr>
        <w:annotationRef/>
      </w:r>
      <w:r>
        <w:t xml:space="preserve">TO save words, may just put </w:t>
      </w:r>
      <w:r>
        <w:t>ThermoFisher?</w:t>
      </w:r>
    </w:p>
  </w:comment>
  <w:comment w:id="89" w:author="Maggo, Simran" w:date="2022-11-04T08:44:00Z" w:initials="MS">
    <w:p w14:paraId="729470DF" w14:textId="626E756C" w:rsidR="00CE7D21" w:rsidRDefault="00CE7D21">
      <w:pPr>
        <w:pStyle w:val="CommentText"/>
      </w:pPr>
      <w:r>
        <w:rPr>
          <w:rStyle w:val="CommentReference"/>
        </w:rPr>
        <w:annotationRef/>
      </w:r>
      <w:r>
        <w:t>Keep consistent as above?</w:t>
      </w:r>
    </w:p>
  </w:comment>
  <w:comment w:id="91" w:author="Maggo, Simran" w:date="2022-11-04T08:46:00Z" w:initials="MS">
    <w:p w14:paraId="21E57EB6" w14:textId="6931208D" w:rsidR="00BA6EEA" w:rsidRDefault="00BA6EEA">
      <w:pPr>
        <w:pStyle w:val="CommentText"/>
      </w:pPr>
      <w:r>
        <w:rPr>
          <w:rStyle w:val="CommentReference"/>
        </w:rPr>
        <w:annotationRef/>
      </w:r>
      <w:r>
        <w:t xml:space="preserve">This may be seen by someone who does not understand this project as a slight duplication of (1).  As blood processing comes prior to </w:t>
      </w:r>
      <w:r>
        <w:t>lpWGS – perhaps we change this to aim 1?</w:t>
      </w:r>
    </w:p>
  </w:comment>
  <w:comment w:id="93" w:author="Maggo, Simran" w:date="2022-11-04T08:47:00Z" w:initials="MS">
    <w:p w14:paraId="2F696A21" w14:textId="50F1C080" w:rsidR="00BA6EEA" w:rsidRDefault="00BA6EEA">
      <w:pPr>
        <w:pStyle w:val="CommentText"/>
      </w:pPr>
      <w:r>
        <w:rPr>
          <w:rStyle w:val="CommentReference"/>
        </w:rPr>
        <w:annotationRef/>
      </w:r>
      <w:r>
        <w:t>At the end we need check to be consistent with all these various abbreviations.</w:t>
      </w:r>
    </w:p>
  </w:comment>
  <w:comment w:id="95" w:author="Maggo, Simran" w:date="2022-11-04T08:48:00Z" w:initials="MS">
    <w:p w14:paraId="6572C38B" w14:textId="7E1E8F0E" w:rsidR="00BA6EEA" w:rsidRDefault="00BA6EEA">
      <w:pPr>
        <w:pStyle w:val="CommentText"/>
      </w:pPr>
      <w:r>
        <w:rPr>
          <w:rStyle w:val="CommentReference"/>
        </w:rPr>
        <w:annotationRef/>
      </w:r>
      <w:r>
        <w:t>Cf?</w:t>
      </w:r>
    </w:p>
  </w:comment>
  <w:comment w:id="128" w:author="Maggo, Simran" w:date="2022-11-04T08:55:00Z" w:initials="MS">
    <w:p w14:paraId="7744D77D" w14:textId="1C84DEC7" w:rsidR="00CD0C6F" w:rsidRDefault="00CD0C6F">
      <w:pPr>
        <w:pStyle w:val="CommentText"/>
      </w:pPr>
      <w:r>
        <w:rPr>
          <w:rStyle w:val="CommentReference"/>
        </w:rPr>
        <w:annotationRef/>
      </w:r>
      <w:r>
        <w:t xml:space="preserve">Dr Gai, </w:t>
      </w:r>
      <w:r>
        <w:t>Hesam was also going to see if he could assess lpWGS data of the cfDNA validation project? Would that be better to include here?</w:t>
      </w:r>
    </w:p>
  </w:comment>
  <w:comment w:id="139" w:author="Maggo, Simran" w:date="2022-11-04T09:10:00Z" w:initials="MS">
    <w:p w14:paraId="798ED598" w14:textId="0F08290D" w:rsidR="00D66A42" w:rsidRDefault="00D66A42">
      <w:pPr>
        <w:pStyle w:val="CommentText"/>
      </w:pPr>
      <w:r>
        <w:rPr>
          <w:rStyle w:val="CommentReference"/>
        </w:rPr>
        <w:annotationRef/>
      </w:r>
      <w:r>
        <w:t>Is this the standard method?</w:t>
      </w:r>
    </w:p>
  </w:comment>
  <w:comment w:id="140" w:author="Maggo, Simran" w:date="2022-11-04T09:11:00Z" w:initials="MS">
    <w:p w14:paraId="471B7DF0" w14:textId="55479EAC" w:rsidR="00D66A42" w:rsidRDefault="00D66A42">
      <w:pPr>
        <w:pStyle w:val="CommentText"/>
      </w:pPr>
      <w:r>
        <w:rPr>
          <w:rStyle w:val="CommentReference"/>
        </w:rPr>
        <w:annotationRef/>
      </w:r>
      <w:r>
        <w:t xml:space="preserve">Suggest deletion, Qubit above is better than nanodrop for quantification, and if a </w:t>
      </w:r>
      <w:r>
        <w:t>bianalyser or tapestation is used later, there is no need for nanodrop.</w:t>
      </w:r>
    </w:p>
  </w:comment>
  <w:comment w:id="141" w:author="Maggo, Simran" w:date="2022-11-04T09:20:00Z" w:initials="MS">
    <w:p w14:paraId="1623509C" w14:textId="3D943DC1" w:rsidR="008C6540" w:rsidRDefault="008C6540">
      <w:pPr>
        <w:pStyle w:val="CommentText"/>
      </w:pPr>
      <w:r>
        <w:rPr>
          <w:rStyle w:val="CommentReference"/>
        </w:rPr>
        <w:annotationRef/>
      </w:r>
      <w:r>
        <w:t>Novoquant ? Millipore</w:t>
      </w:r>
    </w:p>
  </w:comment>
  <w:comment w:id="142" w:author="Maggo, Simran" w:date="2022-11-04T09:12:00Z" w:initials="MS">
    <w:p w14:paraId="5073EE1E" w14:textId="13874E34" w:rsidR="00D66A42" w:rsidRDefault="00D66A42">
      <w:pPr>
        <w:pStyle w:val="CommentText"/>
      </w:pPr>
      <w:r>
        <w:rPr>
          <w:rStyle w:val="CommentReference"/>
        </w:rPr>
        <w:annotationRef/>
      </w:r>
      <w:r>
        <w:t>? Which assay</w:t>
      </w:r>
    </w:p>
  </w:comment>
  <w:comment w:id="144" w:author="Maggo, Simran" w:date="2022-11-04T09:14:00Z" w:initials="MS">
    <w:p w14:paraId="20E538AF" w14:textId="0E2BF165" w:rsidR="001F5146" w:rsidRDefault="001F5146">
      <w:pPr>
        <w:pStyle w:val="CommentText"/>
      </w:pPr>
      <w:r>
        <w:rPr>
          <w:rStyle w:val="CommentReference"/>
        </w:rPr>
        <w:annotationRef/>
      </w:r>
      <w:r>
        <w:t>Cf ?</w:t>
      </w:r>
    </w:p>
  </w:comment>
  <w:comment w:id="145" w:author="Maggo, Simran" w:date="2022-11-04T09:14:00Z" w:initials="MS">
    <w:p w14:paraId="46D86318" w14:textId="35C9FE4A" w:rsidR="001F5146" w:rsidRDefault="001F5146">
      <w:pPr>
        <w:pStyle w:val="CommentText"/>
      </w:pPr>
      <w:r>
        <w:rPr>
          <w:rStyle w:val="CommentReference"/>
        </w:rPr>
        <w:annotationRef/>
      </w:r>
      <w:r>
        <w:t>Cf?</w:t>
      </w:r>
    </w:p>
  </w:comment>
  <w:comment w:id="159" w:author="Maggo, Simran" w:date="2022-11-04T09:17:00Z" w:initials="MS">
    <w:p w14:paraId="75B296B0" w14:textId="0A2C4D8B" w:rsidR="00711FDF" w:rsidRDefault="00711FDF">
      <w:pPr>
        <w:pStyle w:val="CommentText"/>
      </w:pPr>
      <w:r>
        <w:rPr>
          <w:rStyle w:val="CommentReference"/>
        </w:rPr>
        <w:annotationRef/>
      </w:r>
      <w:r>
        <w:t>Need to expand these abbreviations – LOD=limit of detection, LOB =?</w:t>
      </w:r>
    </w:p>
  </w:comment>
  <w:comment w:id="164" w:author="Maggo, Simran" w:date="2022-11-04T09:19:00Z" w:initials="MS">
    <w:p w14:paraId="77A25078" w14:textId="37280A63" w:rsidR="008C6540" w:rsidRDefault="008C6540">
      <w:pPr>
        <w:pStyle w:val="CommentText"/>
      </w:pPr>
      <w:r>
        <w:rPr>
          <w:rStyle w:val="CommentReference"/>
        </w:rPr>
        <w:annotationRef/>
      </w:r>
      <w:r>
        <w:t xml:space="preserve">Assuming this is to be replaced with </w:t>
      </w:r>
      <w:r>
        <w:t>NovaQuant qPCR assay Millipore</w:t>
      </w:r>
    </w:p>
  </w:comment>
  <w:comment w:id="168" w:author="Maggo, Simran" w:date="2022-11-04T09:21:00Z" w:initials="MS">
    <w:p w14:paraId="27BD8CC5" w14:textId="225BD551" w:rsidR="008C6540" w:rsidRDefault="008C6540">
      <w:pPr>
        <w:pStyle w:val="CommentText"/>
      </w:pPr>
      <w:r>
        <w:rPr>
          <w:rStyle w:val="CommentReference"/>
        </w:rPr>
        <w:annotationRef/>
      </w:r>
      <w:r>
        <w:t>Need to decide on one</w:t>
      </w:r>
    </w:p>
  </w:comment>
  <w:comment w:id="187" w:author="Maggo, Simran" w:date="2022-11-04T09:24:00Z" w:initials="MS">
    <w:p w14:paraId="15C19C57" w14:textId="6940EE4C" w:rsidR="00C977EA" w:rsidRDefault="00C977EA">
      <w:pPr>
        <w:pStyle w:val="CommentText"/>
      </w:pPr>
      <w:r>
        <w:rPr>
          <w:rStyle w:val="CommentReference"/>
        </w:rPr>
        <w:annotationRef/>
      </w:r>
      <w:r>
        <w:t>Cf?</w:t>
      </w:r>
    </w:p>
  </w:comment>
  <w:comment w:id="192" w:author="Lee Ann Baxter-Lowe" w:date="2022-11-03T16:03:00Z" w:initials="LABL">
    <w:p w14:paraId="47E892F9" w14:textId="77777777" w:rsidR="00E34674" w:rsidRDefault="00E34674" w:rsidP="003A1C91">
      <w:pPr>
        <w:pStyle w:val="CommentText"/>
      </w:pPr>
      <w:r>
        <w:rPr>
          <w:rStyle w:val="CommentReference"/>
        </w:rPr>
        <w:annotationRef/>
      </w:r>
      <w:r>
        <w:rPr>
          <w:b/>
          <w:bCs/>
          <w:color w:val="FF0000"/>
        </w:rPr>
        <w:t xml:space="preserve"> i. Describe plans for implementing the project finding more broadly, including disseminating and/or commercializing the findings. NOTE: Awardees will be invited to present their study results at a Keck School of Medicine and SC CTSI co-sponsored event. ii. Describe your specific plan of obtaining extramural funding. This should include what this project will provide with regard to the type of grant that will be targeted. Applicants are encouraged to name specific funding mechanisms if they have been identified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5A313A" w15:done="0"/>
  <w15:commentEx w15:paraId="2DB75ACE" w15:done="0"/>
  <w15:commentEx w15:paraId="33B5B0E7" w15:done="0"/>
  <w15:commentEx w15:paraId="76943D4D" w15:done="0"/>
  <w15:commentEx w15:paraId="4386BDB8" w15:done="0"/>
  <w15:commentEx w15:paraId="74DFBDB3" w15:done="0"/>
  <w15:commentEx w15:paraId="580B6441" w15:done="0"/>
  <w15:commentEx w15:paraId="7DFBC9C9" w15:done="0"/>
  <w15:commentEx w15:paraId="75A81E62" w15:done="0"/>
  <w15:commentEx w15:paraId="729470DF" w15:done="0"/>
  <w15:commentEx w15:paraId="21E57EB6" w15:done="0"/>
  <w15:commentEx w15:paraId="2F696A21" w15:done="0"/>
  <w15:commentEx w15:paraId="6572C38B" w15:done="0"/>
  <w15:commentEx w15:paraId="7744D77D" w15:done="0"/>
  <w15:commentEx w15:paraId="798ED598" w15:done="0"/>
  <w15:commentEx w15:paraId="471B7DF0" w15:done="0"/>
  <w15:commentEx w15:paraId="1623509C" w15:done="0"/>
  <w15:commentEx w15:paraId="5073EE1E" w15:done="0"/>
  <w15:commentEx w15:paraId="20E538AF" w15:done="0"/>
  <w15:commentEx w15:paraId="46D86318" w15:done="0"/>
  <w15:commentEx w15:paraId="75B296B0" w15:done="0"/>
  <w15:commentEx w15:paraId="77A25078" w15:done="0"/>
  <w15:commentEx w15:paraId="27BD8CC5" w15:done="0"/>
  <w15:commentEx w15:paraId="15C19C57" w15:done="0"/>
  <w15:commentEx w15:paraId="47E892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F484E" w16cex:dateUtc="2022-11-04T15:14:00Z"/>
  <w16cex:commentExtensible w16cex:durableId="270F48A5" w16cex:dateUtc="2022-11-04T15:15:00Z"/>
  <w16cex:commentExtensible w16cex:durableId="270F48C7" w16cex:dateUtc="2022-11-04T15:16:00Z"/>
  <w16cex:commentExtensible w16cex:durableId="270F4A42" w16cex:dateUtc="2022-11-04T15:22:00Z"/>
  <w16cex:commentExtensible w16cex:durableId="270F4BE7" w16cex:dateUtc="2022-11-04T15:29:00Z"/>
  <w16cex:commentExtensible w16cex:durableId="270F4C17" w16cex:dateUtc="2022-11-04T15:30:00Z"/>
  <w16cex:commentExtensible w16cex:durableId="270F4DD9" w16cex:dateUtc="2022-11-04T15:37:00Z"/>
  <w16cex:commentExtensible w16cex:durableId="270F4EE7" w16cex:dateUtc="2022-11-04T15:42:00Z"/>
  <w16cex:commentExtensible w16cex:durableId="270F4F52" w16cex:dateUtc="2022-11-04T15:44:00Z"/>
  <w16cex:commentExtensible w16cex:durableId="270F4F81" w16cex:dateUtc="2022-11-04T15:44:00Z"/>
  <w16cex:commentExtensible w16cex:durableId="270F4FDA" w16cex:dateUtc="2022-11-04T15:46:00Z"/>
  <w16cex:commentExtensible w16cex:durableId="270F5036" w16cex:dateUtc="2022-11-04T15:47:00Z"/>
  <w16cex:commentExtensible w16cex:durableId="270F506F" w16cex:dateUtc="2022-11-04T15:48:00Z"/>
  <w16cex:commentExtensible w16cex:durableId="270F51F1" w16cex:dateUtc="2022-11-04T15:55:00Z"/>
  <w16cex:commentExtensible w16cex:durableId="270F558B" w16cex:dateUtc="2022-11-04T16:10:00Z"/>
  <w16cex:commentExtensible w16cex:durableId="270F55B2" w16cex:dateUtc="2022-11-04T16:11:00Z"/>
  <w16cex:commentExtensible w16cex:durableId="270F57CC" w16cex:dateUtc="2022-11-04T16:20:00Z"/>
  <w16cex:commentExtensible w16cex:durableId="270F5611" w16cex:dateUtc="2022-11-04T16:12:00Z"/>
  <w16cex:commentExtensible w16cex:durableId="270F5670" w16cex:dateUtc="2022-11-04T16:14:00Z"/>
  <w16cex:commentExtensible w16cex:durableId="270F567B" w16cex:dateUtc="2022-11-04T16:14:00Z"/>
  <w16cex:commentExtensible w16cex:durableId="270F571F" w16cex:dateUtc="2022-11-04T16:17:00Z"/>
  <w16cex:commentExtensible w16cex:durableId="270F578D" w16cex:dateUtc="2022-11-04T16:19:00Z"/>
  <w16cex:commentExtensible w16cex:durableId="270F5807" w16cex:dateUtc="2022-11-04T16:21:00Z"/>
  <w16cex:commentExtensible w16cex:durableId="270F58E7" w16cex:dateUtc="2022-11-04T16:24:00Z"/>
  <w16cex:commentExtensible w16cex:durableId="270E64BD" w16cex:dateUtc="2022-11-03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5A313A" w16cid:durableId="270F484E"/>
  <w16cid:commentId w16cid:paraId="2DB75ACE" w16cid:durableId="270F48A5"/>
  <w16cid:commentId w16cid:paraId="33B5B0E7" w16cid:durableId="270F48C7"/>
  <w16cid:commentId w16cid:paraId="76943D4D" w16cid:durableId="270F4A42"/>
  <w16cid:commentId w16cid:paraId="4386BDB8" w16cid:durableId="270F4BE7"/>
  <w16cid:commentId w16cid:paraId="74DFBDB3" w16cid:durableId="270F4C17"/>
  <w16cid:commentId w16cid:paraId="580B6441" w16cid:durableId="270F4DD9"/>
  <w16cid:commentId w16cid:paraId="7DFBC9C9" w16cid:durableId="270F4EE7"/>
  <w16cid:commentId w16cid:paraId="75A81E62" w16cid:durableId="270F4F52"/>
  <w16cid:commentId w16cid:paraId="729470DF" w16cid:durableId="270F4F81"/>
  <w16cid:commentId w16cid:paraId="21E57EB6" w16cid:durableId="270F4FDA"/>
  <w16cid:commentId w16cid:paraId="2F696A21" w16cid:durableId="270F5036"/>
  <w16cid:commentId w16cid:paraId="6572C38B" w16cid:durableId="270F506F"/>
  <w16cid:commentId w16cid:paraId="7744D77D" w16cid:durableId="270F51F1"/>
  <w16cid:commentId w16cid:paraId="798ED598" w16cid:durableId="270F558B"/>
  <w16cid:commentId w16cid:paraId="471B7DF0" w16cid:durableId="270F55B2"/>
  <w16cid:commentId w16cid:paraId="1623509C" w16cid:durableId="270F57CC"/>
  <w16cid:commentId w16cid:paraId="5073EE1E" w16cid:durableId="270F5611"/>
  <w16cid:commentId w16cid:paraId="20E538AF" w16cid:durableId="270F5670"/>
  <w16cid:commentId w16cid:paraId="46D86318" w16cid:durableId="270F567B"/>
  <w16cid:commentId w16cid:paraId="75B296B0" w16cid:durableId="270F571F"/>
  <w16cid:commentId w16cid:paraId="77A25078" w16cid:durableId="270F578D"/>
  <w16cid:commentId w16cid:paraId="27BD8CC5" w16cid:durableId="270F5807"/>
  <w16cid:commentId w16cid:paraId="15C19C57" w16cid:durableId="270F58E7"/>
  <w16cid:commentId w16cid:paraId="47E892F9" w16cid:durableId="270E64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29AD6" w14:textId="77777777" w:rsidR="00F21178" w:rsidRDefault="00F21178" w:rsidP="003E47A2">
      <w:r>
        <w:separator/>
      </w:r>
    </w:p>
  </w:endnote>
  <w:endnote w:type="continuationSeparator" w:id="0">
    <w:p w14:paraId="654F1FF1" w14:textId="77777777" w:rsidR="00F21178" w:rsidRDefault="00F21178" w:rsidP="003E4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RMZHER+Arial-BoldMT">
    <w:altName w:val="Arial"/>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9E246" w14:textId="77777777" w:rsidR="00F21178" w:rsidRDefault="00F21178" w:rsidP="003E47A2">
      <w:r>
        <w:separator/>
      </w:r>
    </w:p>
  </w:footnote>
  <w:footnote w:type="continuationSeparator" w:id="0">
    <w:p w14:paraId="22A00C5B" w14:textId="77777777" w:rsidR="00F21178" w:rsidRDefault="00F21178" w:rsidP="003E4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30CDA"/>
    <w:multiLevelType w:val="hybridMultilevel"/>
    <w:tmpl w:val="CE6CA944"/>
    <w:lvl w:ilvl="0" w:tplc="20F25C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366AA"/>
    <w:multiLevelType w:val="hybridMultilevel"/>
    <w:tmpl w:val="DE34252C"/>
    <w:lvl w:ilvl="0" w:tplc="DA06CDC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A871645"/>
    <w:multiLevelType w:val="hybridMultilevel"/>
    <w:tmpl w:val="3EBAB1C8"/>
    <w:lvl w:ilvl="0" w:tplc="D6F4FA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F73B34"/>
    <w:multiLevelType w:val="hybridMultilevel"/>
    <w:tmpl w:val="388A8C58"/>
    <w:lvl w:ilvl="0" w:tplc="2398D4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364086"/>
    <w:multiLevelType w:val="hybridMultilevel"/>
    <w:tmpl w:val="D7EE6AAE"/>
    <w:lvl w:ilvl="0" w:tplc="1210746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87649D"/>
    <w:multiLevelType w:val="hybridMultilevel"/>
    <w:tmpl w:val="0FD01B52"/>
    <w:lvl w:ilvl="0" w:tplc="61C413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B16ED8"/>
    <w:multiLevelType w:val="hybridMultilevel"/>
    <w:tmpl w:val="D37820DC"/>
    <w:lvl w:ilvl="0" w:tplc="C3422F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634823"/>
    <w:multiLevelType w:val="hybridMultilevel"/>
    <w:tmpl w:val="3BEAE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338847">
    <w:abstractNumId w:val="2"/>
  </w:num>
  <w:num w:numId="2" w16cid:durableId="963729517">
    <w:abstractNumId w:val="3"/>
  </w:num>
  <w:num w:numId="3" w16cid:durableId="1481842937">
    <w:abstractNumId w:val="0"/>
  </w:num>
  <w:num w:numId="4" w16cid:durableId="409734251">
    <w:abstractNumId w:val="7"/>
  </w:num>
  <w:num w:numId="5" w16cid:durableId="87435989">
    <w:abstractNumId w:val="6"/>
  </w:num>
  <w:num w:numId="6" w16cid:durableId="711422574">
    <w:abstractNumId w:val="4"/>
  </w:num>
  <w:num w:numId="7" w16cid:durableId="1649869379">
    <w:abstractNumId w:val="5"/>
  </w:num>
  <w:num w:numId="8" w16cid:durableId="14150120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ggo, Simran">
    <w15:presenceInfo w15:providerId="AD" w15:userId="S::smaggo@chla.usc.edu::9810b5c2-a0aa-41b9-bbc3-43827a317fcb"/>
  </w15:person>
  <w15:person w15:author="Lee Ann Baxter-Lowe">
    <w15:presenceInfo w15:providerId="Windows Live" w15:userId="6767999f1add05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5C"/>
    <w:rsid w:val="000037E5"/>
    <w:rsid w:val="00004972"/>
    <w:rsid w:val="00007455"/>
    <w:rsid w:val="00007B5B"/>
    <w:rsid w:val="000107A9"/>
    <w:rsid w:val="0001161E"/>
    <w:rsid w:val="00011D6B"/>
    <w:rsid w:val="00013305"/>
    <w:rsid w:val="000138F0"/>
    <w:rsid w:val="00014DE9"/>
    <w:rsid w:val="00025DC7"/>
    <w:rsid w:val="000275E0"/>
    <w:rsid w:val="00030D94"/>
    <w:rsid w:val="000314BD"/>
    <w:rsid w:val="00033A90"/>
    <w:rsid w:val="0003732C"/>
    <w:rsid w:val="00037FD9"/>
    <w:rsid w:val="00040E1A"/>
    <w:rsid w:val="00041CDC"/>
    <w:rsid w:val="00042A38"/>
    <w:rsid w:val="0004329A"/>
    <w:rsid w:val="00045CCB"/>
    <w:rsid w:val="00047B73"/>
    <w:rsid w:val="00051020"/>
    <w:rsid w:val="000519B0"/>
    <w:rsid w:val="00053382"/>
    <w:rsid w:val="000567CC"/>
    <w:rsid w:val="00060A20"/>
    <w:rsid w:val="00061B0A"/>
    <w:rsid w:val="00061B57"/>
    <w:rsid w:val="00061DA7"/>
    <w:rsid w:val="00071914"/>
    <w:rsid w:val="00072629"/>
    <w:rsid w:val="000746E8"/>
    <w:rsid w:val="00074A00"/>
    <w:rsid w:val="00075B62"/>
    <w:rsid w:val="0007650D"/>
    <w:rsid w:val="00077629"/>
    <w:rsid w:val="0008096E"/>
    <w:rsid w:val="0008113B"/>
    <w:rsid w:val="00082A75"/>
    <w:rsid w:val="00084389"/>
    <w:rsid w:val="00085303"/>
    <w:rsid w:val="00086381"/>
    <w:rsid w:val="00086C6F"/>
    <w:rsid w:val="000872AE"/>
    <w:rsid w:val="000915DA"/>
    <w:rsid w:val="000930A1"/>
    <w:rsid w:val="0009764F"/>
    <w:rsid w:val="000A01AA"/>
    <w:rsid w:val="000A1543"/>
    <w:rsid w:val="000A1D03"/>
    <w:rsid w:val="000A3B36"/>
    <w:rsid w:val="000A650C"/>
    <w:rsid w:val="000B165C"/>
    <w:rsid w:val="000B187B"/>
    <w:rsid w:val="000B2EE7"/>
    <w:rsid w:val="000B56FB"/>
    <w:rsid w:val="000B7103"/>
    <w:rsid w:val="000C0176"/>
    <w:rsid w:val="000C11DF"/>
    <w:rsid w:val="000C251A"/>
    <w:rsid w:val="000C3608"/>
    <w:rsid w:val="000C580D"/>
    <w:rsid w:val="000C6A15"/>
    <w:rsid w:val="000D0083"/>
    <w:rsid w:val="000D4359"/>
    <w:rsid w:val="000D49CE"/>
    <w:rsid w:val="000D502E"/>
    <w:rsid w:val="000E14AC"/>
    <w:rsid w:val="000E1D86"/>
    <w:rsid w:val="000E2A89"/>
    <w:rsid w:val="000E2EE3"/>
    <w:rsid w:val="000E337C"/>
    <w:rsid w:val="000E46DA"/>
    <w:rsid w:val="000E4F9B"/>
    <w:rsid w:val="000E7F51"/>
    <w:rsid w:val="000F0ECF"/>
    <w:rsid w:val="000F210E"/>
    <w:rsid w:val="000F217F"/>
    <w:rsid w:val="000F3728"/>
    <w:rsid w:val="000F4382"/>
    <w:rsid w:val="000F64BF"/>
    <w:rsid w:val="000F7750"/>
    <w:rsid w:val="0010140E"/>
    <w:rsid w:val="00101DBE"/>
    <w:rsid w:val="00105ABA"/>
    <w:rsid w:val="00105CE9"/>
    <w:rsid w:val="0011349D"/>
    <w:rsid w:val="00113D8F"/>
    <w:rsid w:val="001144D9"/>
    <w:rsid w:val="00116372"/>
    <w:rsid w:val="0011788C"/>
    <w:rsid w:val="0012136E"/>
    <w:rsid w:val="001220FF"/>
    <w:rsid w:val="0012295C"/>
    <w:rsid w:val="001231E6"/>
    <w:rsid w:val="001249FB"/>
    <w:rsid w:val="00126B90"/>
    <w:rsid w:val="001278B6"/>
    <w:rsid w:val="00132653"/>
    <w:rsid w:val="0014467F"/>
    <w:rsid w:val="0014567C"/>
    <w:rsid w:val="001538D7"/>
    <w:rsid w:val="0015485B"/>
    <w:rsid w:val="00155B5E"/>
    <w:rsid w:val="00155E6F"/>
    <w:rsid w:val="00161301"/>
    <w:rsid w:val="00163606"/>
    <w:rsid w:val="0016424C"/>
    <w:rsid w:val="001643D0"/>
    <w:rsid w:val="001646DD"/>
    <w:rsid w:val="001648B9"/>
    <w:rsid w:val="0016630E"/>
    <w:rsid w:val="00166FDF"/>
    <w:rsid w:val="001675FB"/>
    <w:rsid w:val="00173E26"/>
    <w:rsid w:val="00180023"/>
    <w:rsid w:val="00180029"/>
    <w:rsid w:val="00180BDC"/>
    <w:rsid w:val="00184AC7"/>
    <w:rsid w:val="00185C95"/>
    <w:rsid w:val="00187079"/>
    <w:rsid w:val="00190ACD"/>
    <w:rsid w:val="001918B6"/>
    <w:rsid w:val="00191B0C"/>
    <w:rsid w:val="00192F31"/>
    <w:rsid w:val="00195377"/>
    <w:rsid w:val="0019546A"/>
    <w:rsid w:val="00195EC0"/>
    <w:rsid w:val="001A04B2"/>
    <w:rsid w:val="001A195A"/>
    <w:rsid w:val="001A27BE"/>
    <w:rsid w:val="001A30F1"/>
    <w:rsid w:val="001A41DA"/>
    <w:rsid w:val="001A55BD"/>
    <w:rsid w:val="001A5A9C"/>
    <w:rsid w:val="001A6BB5"/>
    <w:rsid w:val="001A6C0F"/>
    <w:rsid w:val="001A6FB2"/>
    <w:rsid w:val="001B0011"/>
    <w:rsid w:val="001B3C31"/>
    <w:rsid w:val="001B43EC"/>
    <w:rsid w:val="001B4D6A"/>
    <w:rsid w:val="001B622E"/>
    <w:rsid w:val="001B6A55"/>
    <w:rsid w:val="001C257F"/>
    <w:rsid w:val="001C2BD4"/>
    <w:rsid w:val="001C2EE4"/>
    <w:rsid w:val="001C5054"/>
    <w:rsid w:val="001D1A02"/>
    <w:rsid w:val="001D52CA"/>
    <w:rsid w:val="001D61AE"/>
    <w:rsid w:val="001E00BB"/>
    <w:rsid w:val="001E0329"/>
    <w:rsid w:val="001E2ABE"/>
    <w:rsid w:val="001E2E95"/>
    <w:rsid w:val="001E33AD"/>
    <w:rsid w:val="001E3655"/>
    <w:rsid w:val="001E4D21"/>
    <w:rsid w:val="001E4E44"/>
    <w:rsid w:val="001E6058"/>
    <w:rsid w:val="001E7946"/>
    <w:rsid w:val="001F28DF"/>
    <w:rsid w:val="001F3195"/>
    <w:rsid w:val="001F5119"/>
    <w:rsid w:val="001F5146"/>
    <w:rsid w:val="001F59FF"/>
    <w:rsid w:val="001F5E09"/>
    <w:rsid w:val="001F730C"/>
    <w:rsid w:val="001F7348"/>
    <w:rsid w:val="00202116"/>
    <w:rsid w:val="002024A4"/>
    <w:rsid w:val="00202E19"/>
    <w:rsid w:val="00204592"/>
    <w:rsid w:val="00206D67"/>
    <w:rsid w:val="00207318"/>
    <w:rsid w:val="00207D18"/>
    <w:rsid w:val="00213110"/>
    <w:rsid w:val="002161DF"/>
    <w:rsid w:val="002211BD"/>
    <w:rsid w:val="002215E9"/>
    <w:rsid w:val="00222251"/>
    <w:rsid w:val="00226F96"/>
    <w:rsid w:val="00227DCB"/>
    <w:rsid w:val="00230012"/>
    <w:rsid w:val="00230450"/>
    <w:rsid w:val="00231494"/>
    <w:rsid w:val="00233D63"/>
    <w:rsid w:val="00234CF1"/>
    <w:rsid w:val="00234EC2"/>
    <w:rsid w:val="00235CDF"/>
    <w:rsid w:val="00237A42"/>
    <w:rsid w:val="0024059C"/>
    <w:rsid w:val="0024061E"/>
    <w:rsid w:val="00243DA0"/>
    <w:rsid w:val="00245EA4"/>
    <w:rsid w:val="00246C89"/>
    <w:rsid w:val="00251FF5"/>
    <w:rsid w:val="002529CE"/>
    <w:rsid w:val="002546B3"/>
    <w:rsid w:val="002548E0"/>
    <w:rsid w:val="002549E5"/>
    <w:rsid w:val="00255435"/>
    <w:rsid w:val="00257A5F"/>
    <w:rsid w:val="002612C6"/>
    <w:rsid w:val="0026133F"/>
    <w:rsid w:val="00265A74"/>
    <w:rsid w:val="00266113"/>
    <w:rsid w:val="00266DC5"/>
    <w:rsid w:val="00267ABE"/>
    <w:rsid w:val="00267CE6"/>
    <w:rsid w:val="002711E2"/>
    <w:rsid w:val="00273D95"/>
    <w:rsid w:val="00275D54"/>
    <w:rsid w:val="00276947"/>
    <w:rsid w:val="002769D5"/>
    <w:rsid w:val="00276A53"/>
    <w:rsid w:val="0028634D"/>
    <w:rsid w:val="002867EC"/>
    <w:rsid w:val="0028743A"/>
    <w:rsid w:val="002903D5"/>
    <w:rsid w:val="00291B92"/>
    <w:rsid w:val="002942EF"/>
    <w:rsid w:val="0029740A"/>
    <w:rsid w:val="002A0280"/>
    <w:rsid w:val="002A24D7"/>
    <w:rsid w:val="002A3231"/>
    <w:rsid w:val="002A38D0"/>
    <w:rsid w:val="002A7E74"/>
    <w:rsid w:val="002B05B7"/>
    <w:rsid w:val="002B16A2"/>
    <w:rsid w:val="002B2095"/>
    <w:rsid w:val="002B28D8"/>
    <w:rsid w:val="002B64B6"/>
    <w:rsid w:val="002C4243"/>
    <w:rsid w:val="002C5BE5"/>
    <w:rsid w:val="002C6E27"/>
    <w:rsid w:val="002D51A9"/>
    <w:rsid w:val="002D5DBD"/>
    <w:rsid w:val="002E10A0"/>
    <w:rsid w:val="002E25CE"/>
    <w:rsid w:val="002E2F3C"/>
    <w:rsid w:val="002E337A"/>
    <w:rsid w:val="002E7102"/>
    <w:rsid w:val="002E7283"/>
    <w:rsid w:val="002F102C"/>
    <w:rsid w:val="002F2999"/>
    <w:rsid w:val="002F70A7"/>
    <w:rsid w:val="002F7736"/>
    <w:rsid w:val="002F7CBF"/>
    <w:rsid w:val="00301CE9"/>
    <w:rsid w:val="003022E7"/>
    <w:rsid w:val="00303D9E"/>
    <w:rsid w:val="003047A6"/>
    <w:rsid w:val="00310BB5"/>
    <w:rsid w:val="003121A8"/>
    <w:rsid w:val="003137F1"/>
    <w:rsid w:val="00314327"/>
    <w:rsid w:val="0031454F"/>
    <w:rsid w:val="0031608B"/>
    <w:rsid w:val="003177DB"/>
    <w:rsid w:val="0031797B"/>
    <w:rsid w:val="00322E99"/>
    <w:rsid w:val="00323103"/>
    <w:rsid w:val="00325938"/>
    <w:rsid w:val="00327ADD"/>
    <w:rsid w:val="00330E64"/>
    <w:rsid w:val="00332B45"/>
    <w:rsid w:val="00341154"/>
    <w:rsid w:val="00344991"/>
    <w:rsid w:val="003459B8"/>
    <w:rsid w:val="00346E6F"/>
    <w:rsid w:val="003508D9"/>
    <w:rsid w:val="00351F37"/>
    <w:rsid w:val="00352D39"/>
    <w:rsid w:val="003549DE"/>
    <w:rsid w:val="00354EB3"/>
    <w:rsid w:val="00355359"/>
    <w:rsid w:val="00356896"/>
    <w:rsid w:val="003617FD"/>
    <w:rsid w:val="003625C8"/>
    <w:rsid w:val="003629B1"/>
    <w:rsid w:val="00363F1F"/>
    <w:rsid w:val="003671AC"/>
    <w:rsid w:val="00372B25"/>
    <w:rsid w:val="00372D91"/>
    <w:rsid w:val="00374406"/>
    <w:rsid w:val="003753E7"/>
    <w:rsid w:val="00380C75"/>
    <w:rsid w:val="00381F7E"/>
    <w:rsid w:val="00382A39"/>
    <w:rsid w:val="00382C4B"/>
    <w:rsid w:val="003852FB"/>
    <w:rsid w:val="00385830"/>
    <w:rsid w:val="00386DF8"/>
    <w:rsid w:val="00391769"/>
    <w:rsid w:val="00392D48"/>
    <w:rsid w:val="00394918"/>
    <w:rsid w:val="003954C9"/>
    <w:rsid w:val="003A1F0A"/>
    <w:rsid w:val="003A26C5"/>
    <w:rsid w:val="003A4C69"/>
    <w:rsid w:val="003B0FCF"/>
    <w:rsid w:val="003B25B0"/>
    <w:rsid w:val="003B2F34"/>
    <w:rsid w:val="003B2F91"/>
    <w:rsid w:val="003B7683"/>
    <w:rsid w:val="003C203F"/>
    <w:rsid w:val="003C447B"/>
    <w:rsid w:val="003C673C"/>
    <w:rsid w:val="003C73BF"/>
    <w:rsid w:val="003D2374"/>
    <w:rsid w:val="003D5756"/>
    <w:rsid w:val="003D61FF"/>
    <w:rsid w:val="003D731D"/>
    <w:rsid w:val="003E1E80"/>
    <w:rsid w:val="003E4551"/>
    <w:rsid w:val="003E47A2"/>
    <w:rsid w:val="003E490F"/>
    <w:rsid w:val="003E54BA"/>
    <w:rsid w:val="003F1555"/>
    <w:rsid w:val="003F1CAA"/>
    <w:rsid w:val="003F4E10"/>
    <w:rsid w:val="0040146F"/>
    <w:rsid w:val="0040151D"/>
    <w:rsid w:val="00401B7C"/>
    <w:rsid w:val="00401E5E"/>
    <w:rsid w:val="004035B9"/>
    <w:rsid w:val="00405D63"/>
    <w:rsid w:val="0040652C"/>
    <w:rsid w:val="00406CE9"/>
    <w:rsid w:val="0040723F"/>
    <w:rsid w:val="0040730E"/>
    <w:rsid w:val="004076AD"/>
    <w:rsid w:val="00407849"/>
    <w:rsid w:val="00410BA2"/>
    <w:rsid w:val="00415D8C"/>
    <w:rsid w:val="00416F91"/>
    <w:rsid w:val="00420AA1"/>
    <w:rsid w:val="004215FB"/>
    <w:rsid w:val="00421CE8"/>
    <w:rsid w:val="004232DA"/>
    <w:rsid w:val="00425A1E"/>
    <w:rsid w:val="00425CC9"/>
    <w:rsid w:val="004302E9"/>
    <w:rsid w:val="00430ED2"/>
    <w:rsid w:val="00434614"/>
    <w:rsid w:val="0043487A"/>
    <w:rsid w:val="004377A6"/>
    <w:rsid w:val="00437A7D"/>
    <w:rsid w:val="0044376C"/>
    <w:rsid w:val="00444BB8"/>
    <w:rsid w:val="00446446"/>
    <w:rsid w:val="0044659E"/>
    <w:rsid w:val="00456314"/>
    <w:rsid w:val="00457842"/>
    <w:rsid w:val="0046403E"/>
    <w:rsid w:val="0046421B"/>
    <w:rsid w:val="004711A5"/>
    <w:rsid w:val="004720EE"/>
    <w:rsid w:val="00473194"/>
    <w:rsid w:val="0047547E"/>
    <w:rsid w:val="0047671E"/>
    <w:rsid w:val="004804C0"/>
    <w:rsid w:val="00485291"/>
    <w:rsid w:val="0048620B"/>
    <w:rsid w:val="00486A39"/>
    <w:rsid w:val="00487DA3"/>
    <w:rsid w:val="004902EB"/>
    <w:rsid w:val="00490373"/>
    <w:rsid w:val="00492AF2"/>
    <w:rsid w:val="00494067"/>
    <w:rsid w:val="0049434D"/>
    <w:rsid w:val="004957D4"/>
    <w:rsid w:val="00496F5D"/>
    <w:rsid w:val="00497616"/>
    <w:rsid w:val="004977FF"/>
    <w:rsid w:val="0049786D"/>
    <w:rsid w:val="004A24C6"/>
    <w:rsid w:val="004A4BC1"/>
    <w:rsid w:val="004A5428"/>
    <w:rsid w:val="004A5D0B"/>
    <w:rsid w:val="004A77E4"/>
    <w:rsid w:val="004B0B0F"/>
    <w:rsid w:val="004B0B28"/>
    <w:rsid w:val="004B10F4"/>
    <w:rsid w:val="004B1166"/>
    <w:rsid w:val="004B221F"/>
    <w:rsid w:val="004B31ED"/>
    <w:rsid w:val="004C298C"/>
    <w:rsid w:val="004C3DF4"/>
    <w:rsid w:val="004C5B15"/>
    <w:rsid w:val="004C7D33"/>
    <w:rsid w:val="004D07D1"/>
    <w:rsid w:val="004D3F38"/>
    <w:rsid w:val="004D3FC0"/>
    <w:rsid w:val="004D573B"/>
    <w:rsid w:val="004D74F8"/>
    <w:rsid w:val="004E1BEB"/>
    <w:rsid w:val="004E1DC1"/>
    <w:rsid w:val="004F4B42"/>
    <w:rsid w:val="004F6735"/>
    <w:rsid w:val="005039C7"/>
    <w:rsid w:val="00503E52"/>
    <w:rsid w:val="005146EC"/>
    <w:rsid w:val="0051544D"/>
    <w:rsid w:val="00515F3F"/>
    <w:rsid w:val="00516BD5"/>
    <w:rsid w:val="005205A4"/>
    <w:rsid w:val="005224F1"/>
    <w:rsid w:val="005238CC"/>
    <w:rsid w:val="005244C1"/>
    <w:rsid w:val="00526EAD"/>
    <w:rsid w:val="00527E51"/>
    <w:rsid w:val="00533BD9"/>
    <w:rsid w:val="00536CEB"/>
    <w:rsid w:val="005378DA"/>
    <w:rsid w:val="00543EFE"/>
    <w:rsid w:val="00550891"/>
    <w:rsid w:val="00551D5D"/>
    <w:rsid w:val="0055300E"/>
    <w:rsid w:val="00560EF8"/>
    <w:rsid w:val="00561303"/>
    <w:rsid w:val="0056228D"/>
    <w:rsid w:val="00563928"/>
    <w:rsid w:val="00563EBF"/>
    <w:rsid w:val="0056691F"/>
    <w:rsid w:val="0056764B"/>
    <w:rsid w:val="005741B8"/>
    <w:rsid w:val="005764C4"/>
    <w:rsid w:val="00581C49"/>
    <w:rsid w:val="005825A7"/>
    <w:rsid w:val="00583775"/>
    <w:rsid w:val="005841FC"/>
    <w:rsid w:val="005844D6"/>
    <w:rsid w:val="00590672"/>
    <w:rsid w:val="00591F02"/>
    <w:rsid w:val="00592AAF"/>
    <w:rsid w:val="00592C82"/>
    <w:rsid w:val="00594797"/>
    <w:rsid w:val="00595C13"/>
    <w:rsid w:val="0059604F"/>
    <w:rsid w:val="005A01A2"/>
    <w:rsid w:val="005A5423"/>
    <w:rsid w:val="005A6FD6"/>
    <w:rsid w:val="005B407D"/>
    <w:rsid w:val="005B5CF1"/>
    <w:rsid w:val="005C50FA"/>
    <w:rsid w:val="005D1482"/>
    <w:rsid w:val="005D30D4"/>
    <w:rsid w:val="005D3331"/>
    <w:rsid w:val="005D566F"/>
    <w:rsid w:val="005D7FE5"/>
    <w:rsid w:val="005E0CDB"/>
    <w:rsid w:val="005E2F75"/>
    <w:rsid w:val="005E5608"/>
    <w:rsid w:val="005E6DF8"/>
    <w:rsid w:val="005F12AB"/>
    <w:rsid w:val="005F16DE"/>
    <w:rsid w:val="005F238B"/>
    <w:rsid w:val="005F2DDB"/>
    <w:rsid w:val="005F3661"/>
    <w:rsid w:val="005F57E3"/>
    <w:rsid w:val="005F5A94"/>
    <w:rsid w:val="005F718B"/>
    <w:rsid w:val="00600914"/>
    <w:rsid w:val="0060346F"/>
    <w:rsid w:val="006044DA"/>
    <w:rsid w:val="00604CAD"/>
    <w:rsid w:val="00614286"/>
    <w:rsid w:val="006147A2"/>
    <w:rsid w:val="00615F9A"/>
    <w:rsid w:val="00621983"/>
    <w:rsid w:val="00622C8D"/>
    <w:rsid w:val="006244A9"/>
    <w:rsid w:val="0062578B"/>
    <w:rsid w:val="006300AE"/>
    <w:rsid w:val="006319A2"/>
    <w:rsid w:val="00635E16"/>
    <w:rsid w:val="00637043"/>
    <w:rsid w:val="00637E17"/>
    <w:rsid w:val="00640C22"/>
    <w:rsid w:val="0064411C"/>
    <w:rsid w:val="0065139B"/>
    <w:rsid w:val="00651905"/>
    <w:rsid w:val="00652AFC"/>
    <w:rsid w:val="0066044C"/>
    <w:rsid w:val="00661323"/>
    <w:rsid w:val="00664EA8"/>
    <w:rsid w:val="00666C12"/>
    <w:rsid w:val="006712FD"/>
    <w:rsid w:val="00673645"/>
    <w:rsid w:val="00675BEB"/>
    <w:rsid w:val="00676774"/>
    <w:rsid w:val="006804B9"/>
    <w:rsid w:val="0068465B"/>
    <w:rsid w:val="006861E9"/>
    <w:rsid w:val="00687274"/>
    <w:rsid w:val="006921E4"/>
    <w:rsid w:val="00693CAE"/>
    <w:rsid w:val="00693D3B"/>
    <w:rsid w:val="0069586B"/>
    <w:rsid w:val="00695925"/>
    <w:rsid w:val="00697A67"/>
    <w:rsid w:val="006A5A08"/>
    <w:rsid w:val="006A64B2"/>
    <w:rsid w:val="006B20A0"/>
    <w:rsid w:val="006B47F0"/>
    <w:rsid w:val="006B5EEE"/>
    <w:rsid w:val="006B68D9"/>
    <w:rsid w:val="006C42B2"/>
    <w:rsid w:val="006C43DF"/>
    <w:rsid w:val="006C452B"/>
    <w:rsid w:val="006C5A5C"/>
    <w:rsid w:val="006C6789"/>
    <w:rsid w:val="006D0DF8"/>
    <w:rsid w:val="006D715B"/>
    <w:rsid w:val="006E67C7"/>
    <w:rsid w:val="006F123C"/>
    <w:rsid w:val="006F3C29"/>
    <w:rsid w:val="006F46FC"/>
    <w:rsid w:val="006F5499"/>
    <w:rsid w:val="006F5521"/>
    <w:rsid w:val="006F684D"/>
    <w:rsid w:val="006F7521"/>
    <w:rsid w:val="006F7815"/>
    <w:rsid w:val="0070336A"/>
    <w:rsid w:val="00705CC7"/>
    <w:rsid w:val="00706369"/>
    <w:rsid w:val="00706C94"/>
    <w:rsid w:val="00707002"/>
    <w:rsid w:val="00710F07"/>
    <w:rsid w:val="00710F16"/>
    <w:rsid w:val="00711FDF"/>
    <w:rsid w:val="00713A8D"/>
    <w:rsid w:val="00714514"/>
    <w:rsid w:val="00720F61"/>
    <w:rsid w:val="00725E21"/>
    <w:rsid w:val="0072678C"/>
    <w:rsid w:val="0072750C"/>
    <w:rsid w:val="00731126"/>
    <w:rsid w:val="007325F2"/>
    <w:rsid w:val="0073592D"/>
    <w:rsid w:val="00735F40"/>
    <w:rsid w:val="00737B2D"/>
    <w:rsid w:val="0074087B"/>
    <w:rsid w:val="007418FE"/>
    <w:rsid w:val="00744BE6"/>
    <w:rsid w:val="00750C50"/>
    <w:rsid w:val="0075125B"/>
    <w:rsid w:val="0075152C"/>
    <w:rsid w:val="00752C0A"/>
    <w:rsid w:val="007549EC"/>
    <w:rsid w:val="0076095B"/>
    <w:rsid w:val="007621FE"/>
    <w:rsid w:val="00763063"/>
    <w:rsid w:val="00763AAC"/>
    <w:rsid w:val="00766124"/>
    <w:rsid w:val="00771F67"/>
    <w:rsid w:val="007734F7"/>
    <w:rsid w:val="00774FFC"/>
    <w:rsid w:val="007835D5"/>
    <w:rsid w:val="00783790"/>
    <w:rsid w:val="00783CF0"/>
    <w:rsid w:val="00784F15"/>
    <w:rsid w:val="007865BB"/>
    <w:rsid w:val="007906AE"/>
    <w:rsid w:val="007908FE"/>
    <w:rsid w:val="0079492A"/>
    <w:rsid w:val="00795C4F"/>
    <w:rsid w:val="00795ED4"/>
    <w:rsid w:val="00796C9C"/>
    <w:rsid w:val="007A1DD8"/>
    <w:rsid w:val="007A69EC"/>
    <w:rsid w:val="007B2A19"/>
    <w:rsid w:val="007B370B"/>
    <w:rsid w:val="007B4343"/>
    <w:rsid w:val="007B57D7"/>
    <w:rsid w:val="007B725A"/>
    <w:rsid w:val="007C0271"/>
    <w:rsid w:val="007C143A"/>
    <w:rsid w:val="007C249A"/>
    <w:rsid w:val="007D33C7"/>
    <w:rsid w:val="007D48C0"/>
    <w:rsid w:val="007D5299"/>
    <w:rsid w:val="007D6A70"/>
    <w:rsid w:val="007E0C6B"/>
    <w:rsid w:val="007E14E3"/>
    <w:rsid w:val="007E2B27"/>
    <w:rsid w:val="007E54E8"/>
    <w:rsid w:val="007E5E8A"/>
    <w:rsid w:val="007F05DF"/>
    <w:rsid w:val="007F2209"/>
    <w:rsid w:val="007F45DB"/>
    <w:rsid w:val="007F5330"/>
    <w:rsid w:val="007F6C92"/>
    <w:rsid w:val="00800641"/>
    <w:rsid w:val="00801462"/>
    <w:rsid w:val="00801C8E"/>
    <w:rsid w:val="008036FD"/>
    <w:rsid w:val="00806DB2"/>
    <w:rsid w:val="00806E9F"/>
    <w:rsid w:val="008079FD"/>
    <w:rsid w:val="00812111"/>
    <w:rsid w:val="00813556"/>
    <w:rsid w:val="00821A2F"/>
    <w:rsid w:val="00825B0F"/>
    <w:rsid w:val="00825B9E"/>
    <w:rsid w:val="008268C2"/>
    <w:rsid w:val="0083100F"/>
    <w:rsid w:val="00833422"/>
    <w:rsid w:val="00836FAC"/>
    <w:rsid w:val="0084185E"/>
    <w:rsid w:val="00843C34"/>
    <w:rsid w:val="00843E30"/>
    <w:rsid w:val="0084591B"/>
    <w:rsid w:val="008507C9"/>
    <w:rsid w:val="008528B0"/>
    <w:rsid w:val="00852DA5"/>
    <w:rsid w:val="00853553"/>
    <w:rsid w:val="00854225"/>
    <w:rsid w:val="00855EB9"/>
    <w:rsid w:val="00856198"/>
    <w:rsid w:val="0085633F"/>
    <w:rsid w:val="008563AF"/>
    <w:rsid w:val="0086350B"/>
    <w:rsid w:val="00864743"/>
    <w:rsid w:val="00873B7A"/>
    <w:rsid w:val="00874729"/>
    <w:rsid w:val="00875BFC"/>
    <w:rsid w:val="00877428"/>
    <w:rsid w:val="0087763D"/>
    <w:rsid w:val="008806BD"/>
    <w:rsid w:val="00880D3A"/>
    <w:rsid w:val="00880F88"/>
    <w:rsid w:val="0088127F"/>
    <w:rsid w:val="008813EB"/>
    <w:rsid w:val="00882458"/>
    <w:rsid w:val="00883755"/>
    <w:rsid w:val="00885384"/>
    <w:rsid w:val="008868FB"/>
    <w:rsid w:val="00886F99"/>
    <w:rsid w:val="008920C6"/>
    <w:rsid w:val="00892F33"/>
    <w:rsid w:val="008938F3"/>
    <w:rsid w:val="0089416C"/>
    <w:rsid w:val="008968E7"/>
    <w:rsid w:val="008A0037"/>
    <w:rsid w:val="008A153F"/>
    <w:rsid w:val="008A47C0"/>
    <w:rsid w:val="008A5953"/>
    <w:rsid w:val="008B258F"/>
    <w:rsid w:val="008B5FB3"/>
    <w:rsid w:val="008C0B16"/>
    <w:rsid w:val="008C373E"/>
    <w:rsid w:val="008C3E9E"/>
    <w:rsid w:val="008C5254"/>
    <w:rsid w:val="008C58A0"/>
    <w:rsid w:val="008C5A15"/>
    <w:rsid w:val="008C6540"/>
    <w:rsid w:val="008C7FA2"/>
    <w:rsid w:val="008D14F7"/>
    <w:rsid w:val="008D1C98"/>
    <w:rsid w:val="008D2115"/>
    <w:rsid w:val="008D36B2"/>
    <w:rsid w:val="008D4BCC"/>
    <w:rsid w:val="008D6B05"/>
    <w:rsid w:val="008E0FA1"/>
    <w:rsid w:val="008E35FD"/>
    <w:rsid w:val="008E564A"/>
    <w:rsid w:val="008F15E8"/>
    <w:rsid w:val="008F2BC1"/>
    <w:rsid w:val="008F57AA"/>
    <w:rsid w:val="0090172D"/>
    <w:rsid w:val="00901B53"/>
    <w:rsid w:val="00903541"/>
    <w:rsid w:val="00910708"/>
    <w:rsid w:val="009108BF"/>
    <w:rsid w:val="009138C6"/>
    <w:rsid w:val="009171D5"/>
    <w:rsid w:val="00917B86"/>
    <w:rsid w:val="00924D9C"/>
    <w:rsid w:val="009265F0"/>
    <w:rsid w:val="00934769"/>
    <w:rsid w:val="00936274"/>
    <w:rsid w:val="0093645A"/>
    <w:rsid w:val="009378D4"/>
    <w:rsid w:val="0094146B"/>
    <w:rsid w:val="00942CA9"/>
    <w:rsid w:val="00942F5A"/>
    <w:rsid w:val="00947C64"/>
    <w:rsid w:val="009506FD"/>
    <w:rsid w:val="00951288"/>
    <w:rsid w:val="00955B30"/>
    <w:rsid w:val="00963971"/>
    <w:rsid w:val="009641B1"/>
    <w:rsid w:val="00964E3D"/>
    <w:rsid w:val="00965E68"/>
    <w:rsid w:val="00967047"/>
    <w:rsid w:val="009708C4"/>
    <w:rsid w:val="00973E0A"/>
    <w:rsid w:val="0097401C"/>
    <w:rsid w:val="00975629"/>
    <w:rsid w:val="009776CC"/>
    <w:rsid w:val="009778C2"/>
    <w:rsid w:val="00980DAD"/>
    <w:rsid w:val="00980F4A"/>
    <w:rsid w:val="009811D0"/>
    <w:rsid w:val="00981403"/>
    <w:rsid w:val="00982142"/>
    <w:rsid w:val="0098511E"/>
    <w:rsid w:val="0098555C"/>
    <w:rsid w:val="00986370"/>
    <w:rsid w:val="00990184"/>
    <w:rsid w:val="00991BD4"/>
    <w:rsid w:val="009949F1"/>
    <w:rsid w:val="009968C2"/>
    <w:rsid w:val="00997C70"/>
    <w:rsid w:val="009A01F2"/>
    <w:rsid w:val="009A070D"/>
    <w:rsid w:val="009A278B"/>
    <w:rsid w:val="009A5200"/>
    <w:rsid w:val="009A5346"/>
    <w:rsid w:val="009A5E53"/>
    <w:rsid w:val="009A6BF7"/>
    <w:rsid w:val="009A6FA2"/>
    <w:rsid w:val="009B2BFC"/>
    <w:rsid w:val="009B2D9E"/>
    <w:rsid w:val="009B31C0"/>
    <w:rsid w:val="009B3301"/>
    <w:rsid w:val="009B3815"/>
    <w:rsid w:val="009B3F4B"/>
    <w:rsid w:val="009B4C5F"/>
    <w:rsid w:val="009C2803"/>
    <w:rsid w:val="009C2B26"/>
    <w:rsid w:val="009C301C"/>
    <w:rsid w:val="009C58CE"/>
    <w:rsid w:val="009C6295"/>
    <w:rsid w:val="009C7BAB"/>
    <w:rsid w:val="009D006E"/>
    <w:rsid w:val="009D013B"/>
    <w:rsid w:val="009D2E3F"/>
    <w:rsid w:val="009D5FE9"/>
    <w:rsid w:val="009E06B0"/>
    <w:rsid w:val="009E169B"/>
    <w:rsid w:val="009E1CB1"/>
    <w:rsid w:val="009E3B91"/>
    <w:rsid w:val="009F37C6"/>
    <w:rsid w:val="009F5E28"/>
    <w:rsid w:val="009F6721"/>
    <w:rsid w:val="009F69E7"/>
    <w:rsid w:val="009F76BF"/>
    <w:rsid w:val="00A00E64"/>
    <w:rsid w:val="00A01396"/>
    <w:rsid w:val="00A03F5B"/>
    <w:rsid w:val="00A1038D"/>
    <w:rsid w:val="00A1039E"/>
    <w:rsid w:val="00A13DDA"/>
    <w:rsid w:val="00A15F1B"/>
    <w:rsid w:val="00A15F28"/>
    <w:rsid w:val="00A2349D"/>
    <w:rsid w:val="00A2543F"/>
    <w:rsid w:val="00A2726D"/>
    <w:rsid w:val="00A27E00"/>
    <w:rsid w:val="00A31574"/>
    <w:rsid w:val="00A342BE"/>
    <w:rsid w:val="00A35531"/>
    <w:rsid w:val="00A40177"/>
    <w:rsid w:val="00A40650"/>
    <w:rsid w:val="00A41644"/>
    <w:rsid w:val="00A43499"/>
    <w:rsid w:val="00A43B28"/>
    <w:rsid w:val="00A456BC"/>
    <w:rsid w:val="00A51A7D"/>
    <w:rsid w:val="00A522A8"/>
    <w:rsid w:val="00A53D39"/>
    <w:rsid w:val="00A542D0"/>
    <w:rsid w:val="00A5594F"/>
    <w:rsid w:val="00A56FF5"/>
    <w:rsid w:val="00A57B33"/>
    <w:rsid w:val="00A62593"/>
    <w:rsid w:val="00A6387C"/>
    <w:rsid w:val="00A6480D"/>
    <w:rsid w:val="00A64833"/>
    <w:rsid w:val="00A651E2"/>
    <w:rsid w:val="00A65628"/>
    <w:rsid w:val="00A66138"/>
    <w:rsid w:val="00A669F2"/>
    <w:rsid w:val="00A66B46"/>
    <w:rsid w:val="00A72BCA"/>
    <w:rsid w:val="00A742D8"/>
    <w:rsid w:val="00A7562F"/>
    <w:rsid w:val="00A85077"/>
    <w:rsid w:val="00A86E2D"/>
    <w:rsid w:val="00A87CC3"/>
    <w:rsid w:val="00A905CC"/>
    <w:rsid w:val="00A93113"/>
    <w:rsid w:val="00A9398E"/>
    <w:rsid w:val="00A94493"/>
    <w:rsid w:val="00A96504"/>
    <w:rsid w:val="00A97827"/>
    <w:rsid w:val="00AA1736"/>
    <w:rsid w:val="00AA1CEF"/>
    <w:rsid w:val="00AA4991"/>
    <w:rsid w:val="00AA5120"/>
    <w:rsid w:val="00AB32D4"/>
    <w:rsid w:val="00AB5210"/>
    <w:rsid w:val="00AB5319"/>
    <w:rsid w:val="00AB7BCC"/>
    <w:rsid w:val="00AC21B1"/>
    <w:rsid w:val="00AC2F81"/>
    <w:rsid w:val="00AC582B"/>
    <w:rsid w:val="00AC5ACA"/>
    <w:rsid w:val="00AC5B9C"/>
    <w:rsid w:val="00AC69DC"/>
    <w:rsid w:val="00AD3837"/>
    <w:rsid w:val="00AD6D73"/>
    <w:rsid w:val="00AD7224"/>
    <w:rsid w:val="00AE062F"/>
    <w:rsid w:val="00AE1EE5"/>
    <w:rsid w:val="00AE486D"/>
    <w:rsid w:val="00AE576B"/>
    <w:rsid w:val="00AE7020"/>
    <w:rsid w:val="00AF1129"/>
    <w:rsid w:val="00AF1216"/>
    <w:rsid w:val="00AF269C"/>
    <w:rsid w:val="00AF3238"/>
    <w:rsid w:val="00AF49D0"/>
    <w:rsid w:val="00AF68C5"/>
    <w:rsid w:val="00B0323D"/>
    <w:rsid w:val="00B03592"/>
    <w:rsid w:val="00B03D76"/>
    <w:rsid w:val="00B03ED5"/>
    <w:rsid w:val="00B05714"/>
    <w:rsid w:val="00B11DE1"/>
    <w:rsid w:val="00B15F90"/>
    <w:rsid w:val="00B162B5"/>
    <w:rsid w:val="00B1636F"/>
    <w:rsid w:val="00B17E2A"/>
    <w:rsid w:val="00B20762"/>
    <w:rsid w:val="00B213F2"/>
    <w:rsid w:val="00B23124"/>
    <w:rsid w:val="00B25252"/>
    <w:rsid w:val="00B25F79"/>
    <w:rsid w:val="00B3162A"/>
    <w:rsid w:val="00B31B71"/>
    <w:rsid w:val="00B34931"/>
    <w:rsid w:val="00B35EEA"/>
    <w:rsid w:val="00B373DD"/>
    <w:rsid w:val="00B40A40"/>
    <w:rsid w:val="00B41556"/>
    <w:rsid w:val="00B452C0"/>
    <w:rsid w:val="00B4697A"/>
    <w:rsid w:val="00B47B5A"/>
    <w:rsid w:val="00B61909"/>
    <w:rsid w:val="00B65E2A"/>
    <w:rsid w:val="00B71F02"/>
    <w:rsid w:val="00B737D2"/>
    <w:rsid w:val="00B73A95"/>
    <w:rsid w:val="00B7538C"/>
    <w:rsid w:val="00B755C8"/>
    <w:rsid w:val="00B7617E"/>
    <w:rsid w:val="00B7680B"/>
    <w:rsid w:val="00B768FB"/>
    <w:rsid w:val="00B77268"/>
    <w:rsid w:val="00B8019B"/>
    <w:rsid w:val="00B818E0"/>
    <w:rsid w:val="00B82399"/>
    <w:rsid w:val="00B832D0"/>
    <w:rsid w:val="00B83739"/>
    <w:rsid w:val="00B83BD4"/>
    <w:rsid w:val="00B85443"/>
    <w:rsid w:val="00B86870"/>
    <w:rsid w:val="00B95989"/>
    <w:rsid w:val="00B963EE"/>
    <w:rsid w:val="00B970B8"/>
    <w:rsid w:val="00B97AAD"/>
    <w:rsid w:val="00BA0393"/>
    <w:rsid w:val="00BA184E"/>
    <w:rsid w:val="00BA40D9"/>
    <w:rsid w:val="00BA48EB"/>
    <w:rsid w:val="00BA4982"/>
    <w:rsid w:val="00BA61D9"/>
    <w:rsid w:val="00BA6C8A"/>
    <w:rsid w:val="00BA6EEA"/>
    <w:rsid w:val="00BA7E4B"/>
    <w:rsid w:val="00BB5641"/>
    <w:rsid w:val="00BB6075"/>
    <w:rsid w:val="00BB7855"/>
    <w:rsid w:val="00BC4510"/>
    <w:rsid w:val="00BC4921"/>
    <w:rsid w:val="00BC4F0A"/>
    <w:rsid w:val="00BC52E3"/>
    <w:rsid w:val="00BD3E62"/>
    <w:rsid w:val="00BD64D6"/>
    <w:rsid w:val="00BD7439"/>
    <w:rsid w:val="00BE0008"/>
    <w:rsid w:val="00BE1D77"/>
    <w:rsid w:val="00BE1E3A"/>
    <w:rsid w:val="00BE3DCE"/>
    <w:rsid w:val="00BE5247"/>
    <w:rsid w:val="00BE680D"/>
    <w:rsid w:val="00BE77B0"/>
    <w:rsid w:val="00BE7C31"/>
    <w:rsid w:val="00BF29DB"/>
    <w:rsid w:val="00BF2CCF"/>
    <w:rsid w:val="00BF30CE"/>
    <w:rsid w:val="00BF3A7E"/>
    <w:rsid w:val="00BF43EA"/>
    <w:rsid w:val="00BF683F"/>
    <w:rsid w:val="00C02523"/>
    <w:rsid w:val="00C05B97"/>
    <w:rsid w:val="00C06269"/>
    <w:rsid w:val="00C10290"/>
    <w:rsid w:val="00C12330"/>
    <w:rsid w:val="00C12583"/>
    <w:rsid w:val="00C12E49"/>
    <w:rsid w:val="00C14197"/>
    <w:rsid w:val="00C14635"/>
    <w:rsid w:val="00C14C91"/>
    <w:rsid w:val="00C15B75"/>
    <w:rsid w:val="00C1760E"/>
    <w:rsid w:val="00C20EC8"/>
    <w:rsid w:val="00C215F4"/>
    <w:rsid w:val="00C2393F"/>
    <w:rsid w:val="00C26029"/>
    <w:rsid w:val="00C2619B"/>
    <w:rsid w:val="00C271FC"/>
    <w:rsid w:val="00C31FE6"/>
    <w:rsid w:val="00C32C51"/>
    <w:rsid w:val="00C35017"/>
    <w:rsid w:val="00C36271"/>
    <w:rsid w:val="00C362BA"/>
    <w:rsid w:val="00C37A11"/>
    <w:rsid w:val="00C40276"/>
    <w:rsid w:val="00C41899"/>
    <w:rsid w:val="00C42CF1"/>
    <w:rsid w:val="00C45CA0"/>
    <w:rsid w:val="00C47FCF"/>
    <w:rsid w:val="00C52013"/>
    <w:rsid w:val="00C532CF"/>
    <w:rsid w:val="00C536EC"/>
    <w:rsid w:val="00C54D71"/>
    <w:rsid w:val="00C5763F"/>
    <w:rsid w:val="00C5785E"/>
    <w:rsid w:val="00C664F0"/>
    <w:rsid w:val="00C764E2"/>
    <w:rsid w:val="00C82514"/>
    <w:rsid w:val="00C82DE2"/>
    <w:rsid w:val="00C82FDD"/>
    <w:rsid w:val="00C84B36"/>
    <w:rsid w:val="00C84E14"/>
    <w:rsid w:val="00C85839"/>
    <w:rsid w:val="00C87A0E"/>
    <w:rsid w:val="00C915F0"/>
    <w:rsid w:val="00C93D63"/>
    <w:rsid w:val="00C96B49"/>
    <w:rsid w:val="00C977EA"/>
    <w:rsid w:val="00C97AD1"/>
    <w:rsid w:val="00CA4CC1"/>
    <w:rsid w:val="00CB3909"/>
    <w:rsid w:val="00CB6B63"/>
    <w:rsid w:val="00CB6FBF"/>
    <w:rsid w:val="00CB7353"/>
    <w:rsid w:val="00CC1BF1"/>
    <w:rsid w:val="00CC3C3E"/>
    <w:rsid w:val="00CC469A"/>
    <w:rsid w:val="00CC7001"/>
    <w:rsid w:val="00CC7534"/>
    <w:rsid w:val="00CD027C"/>
    <w:rsid w:val="00CD04E6"/>
    <w:rsid w:val="00CD0C6F"/>
    <w:rsid w:val="00CD27EB"/>
    <w:rsid w:val="00CD3FCC"/>
    <w:rsid w:val="00CD4337"/>
    <w:rsid w:val="00CD5174"/>
    <w:rsid w:val="00CD5977"/>
    <w:rsid w:val="00CD7195"/>
    <w:rsid w:val="00CE23A5"/>
    <w:rsid w:val="00CE7D21"/>
    <w:rsid w:val="00CE7EA3"/>
    <w:rsid w:val="00CF1894"/>
    <w:rsid w:val="00CF2316"/>
    <w:rsid w:val="00D0115D"/>
    <w:rsid w:val="00D05E58"/>
    <w:rsid w:val="00D0681B"/>
    <w:rsid w:val="00D0689D"/>
    <w:rsid w:val="00D06B58"/>
    <w:rsid w:val="00D11CAE"/>
    <w:rsid w:val="00D160AC"/>
    <w:rsid w:val="00D16976"/>
    <w:rsid w:val="00D20884"/>
    <w:rsid w:val="00D24FCA"/>
    <w:rsid w:val="00D25637"/>
    <w:rsid w:val="00D2668E"/>
    <w:rsid w:val="00D35309"/>
    <w:rsid w:val="00D4231B"/>
    <w:rsid w:val="00D43799"/>
    <w:rsid w:val="00D456CF"/>
    <w:rsid w:val="00D456E8"/>
    <w:rsid w:val="00D4721A"/>
    <w:rsid w:val="00D47881"/>
    <w:rsid w:val="00D524BD"/>
    <w:rsid w:val="00D54757"/>
    <w:rsid w:val="00D57EA4"/>
    <w:rsid w:val="00D61DD4"/>
    <w:rsid w:val="00D62388"/>
    <w:rsid w:val="00D66A42"/>
    <w:rsid w:val="00D6719A"/>
    <w:rsid w:val="00D67501"/>
    <w:rsid w:val="00D7016A"/>
    <w:rsid w:val="00D720BC"/>
    <w:rsid w:val="00D73AB2"/>
    <w:rsid w:val="00D74BFA"/>
    <w:rsid w:val="00D762B0"/>
    <w:rsid w:val="00D77946"/>
    <w:rsid w:val="00D8018F"/>
    <w:rsid w:val="00D813CE"/>
    <w:rsid w:val="00D814C2"/>
    <w:rsid w:val="00D8502A"/>
    <w:rsid w:val="00D8652D"/>
    <w:rsid w:val="00D87E7B"/>
    <w:rsid w:val="00D90E43"/>
    <w:rsid w:val="00D9233C"/>
    <w:rsid w:val="00D9469C"/>
    <w:rsid w:val="00D95386"/>
    <w:rsid w:val="00D95C54"/>
    <w:rsid w:val="00D96A52"/>
    <w:rsid w:val="00DA0255"/>
    <w:rsid w:val="00DA0521"/>
    <w:rsid w:val="00DA07BD"/>
    <w:rsid w:val="00DB160A"/>
    <w:rsid w:val="00DB2FC4"/>
    <w:rsid w:val="00DB5C8C"/>
    <w:rsid w:val="00DC0567"/>
    <w:rsid w:val="00DC0AFE"/>
    <w:rsid w:val="00DC1D4B"/>
    <w:rsid w:val="00DC5A32"/>
    <w:rsid w:val="00DC6C16"/>
    <w:rsid w:val="00DD113D"/>
    <w:rsid w:val="00DD2031"/>
    <w:rsid w:val="00DD289B"/>
    <w:rsid w:val="00DD2DF4"/>
    <w:rsid w:val="00DD4F55"/>
    <w:rsid w:val="00DD56AF"/>
    <w:rsid w:val="00DD5A8C"/>
    <w:rsid w:val="00DD79C4"/>
    <w:rsid w:val="00DE3812"/>
    <w:rsid w:val="00DE3B54"/>
    <w:rsid w:val="00DE5FE1"/>
    <w:rsid w:val="00DE657D"/>
    <w:rsid w:val="00DE6A82"/>
    <w:rsid w:val="00DE736D"/>
    <w:rsid w:val="00DF0239"/>
    <w:rsid w:val="00DF14DC"/>
    <w:rsid w:val="00DF4498"/>
    <w:rsid w:val="00DF4D41"/>
    <w:rsid w:val="00DF7CD9"/>
    <w:rsid w:val="00E03BD6"/>
    <w:rsid w:val="00E04BCA"/>
    <w:rsid w:val="00E07204"/>
    <w:rsid w:val="00E121F4"/>
    <w:rsid w:val="00E21358"/>
    <w:rsid w:val="00E2218B"/>
    <w:rsid w:val="00E30BDC"/>
    <w:rsid w:val="00E30EA5"/>
    <w:rsid w:val="00E32562"/>
    <w:rsid w:val="00E34674"/>
    <w:rsid w:val="00E4004D"/>
    <w:rsid w:val="00E40C10"/>
    <w:rsid w:val="00E413E8"/>
    <w:rsid w:val="00E415F5"/>
    <w:rsid w:val="00E41DCC"/>
    <w:rsid w:val="00E44EFA"/>
    <w:rsid w:val="00E45242"/>
    <w:rsid w:val="00E468A5"/>
    <w:rsid w:val="00E4781D"/>
    <w:rsid w:val="00E50251"/>
    <w:rsid w:val="00E55C60"/>
    <w:rsid w:val="00E610D2"/>
    <w:rsid w:val="00E62071"/>
    <w:rsid w:val="00E63EE0"/>
    <w:rsid w:val="00E647E0"/>
    <w:rsid w:val="00E70498"/>
    <w:rsid w:val="00E71F70"/>
    <w:rsid w:val="00E74A6F"/>
    <w:rsid w:val="00E8062F"/>
    <w:rsid w:val="00E85361"/>
    <w:rsid w:val="00E865B6"/>
    <w:rsid w:val="00E91C04"/>
    <w:rsid w:val="00E939F1"/>
    <w:rsid w:val="00E95E1B"/>
    <w:rsid w:val="00E9633C"/>
    <w:rsid w:val="00E969DC"/>
    <w:rsid w:val="00EA2A6A"/>
    <w:rsid w:val="00EB0840"/>
    <w:rsid w:val="00EB1124"/>
    <w:rsid w:val="00EB1B9D"/>
    <w:rsid w:val="00EB1DF1"/>
    <w:rsid w:val="00EB203A"/>
    <w:rsid w:val="00EB24F8"/>
    <w:rsid w:val="00EB2950"/>
    <w:rsid w:val="00EB2CB5"/>
    <w:rsid w:val="00EB37FA"/>
    <w:rsid w:val="00EB3EE3"/>
    <w:rsid w:val="00EB5322"/>
    <w:rsid w:val="00EB5D6F"/>
    <w:rsid w:val="00EC08DF"/>
    <w:rsid w:val="00EC128A"/>
    <w:rsid w:val="00EC1686"/>
    <w:rsid w:val="00EC1B35"/>
    <w:rsid w:val="00EC2895"/>
    <w:rsid w:val="00ED3DC8"/>
    <w:rsid w:val="00ED3E64"/>
    <w:rsid w:val="00ED4B01"/>
    <w:rsid w:val="00ED67C4"/>
    <w:rsid w:val="00EE0039"/>
    <w:rsid w:val="00EE28C9"/>
    <w:rsid w:val="00EE5248"/>
    <w:rsid w:val="00EE6200"/>
    <w:rsid w:val="00EE7CF1"/>
    <w:rsid w:val="00EF0821"/>
    <w:rsid w:val="00EF1CE1"/>
    <w:rsid w:val="00EF273C"/>
    <w:rsid w:val="00EF4BF9"/>
    <w:rsid w:val="00EF4C41"/>
    <w:rsid w:val="00EF4F21"/>
    <w:rsid w:val="00EF58E6"/>
    <w:rsid w:val="00EF7E53"/>
    <w:rsid w:val="00F00C5F"/>
    <w:rsid w:val="00F01352"/>
    <w:rsid w:val="00F01FAB"/>
    <w:rsid w:val="00F0247C"/>
    <w:rsid w:val="00F034CC"/>
    <w:rsid w:val="00F04E88"/>
    <w:rsid w:val="00F12CB5"/>
    <w:rsid w:val="00F1386C"/>
    <w:rsid w:val="00F20971"/>
    <w:rsid w:val="00F21178"/>
    <w:rsid w:val="00F21B98"/>
    <w:rsid w:val="00F26781"/>
    <w:rsid w:val="00F30E3C"/>
    <w:rsid w:val="00F314CB"/>
    <w:rsid w:val="00F3172F"/>
    <w:rsid w:val="00F3491C"/>
    <w:rsid w:val="00F362F2"/>
    <w:rsid w:val="00F3640A"/>
    <w:rsid w:val="00F373AF"/>
    <w:rsid w:val="00F426D3"/>
    <w:rsid w:val="00F42BBB"/>
    <w:rsid w:val="00F43410"/>
    <w:rsid w:val="00F43934"/>
    <w:rsid w:val="00F451F2"/>
    <w:rsid w:val="00F50B46"/>
    <w:rsid w:val="00F52487"/>
    <w:rsid w:val="00F63135"/>
    <w:rsid w:val="00F633CF"/>
    <w:rsid w:val="00F63787"/>
    <w:rsid w:val="00F67DE5"/>
    <w:rsid w:val="00F7091E"/>
    <w:rsid w:val="00F716E3"/>
    <w:rsid w:val="00F74B61"/>
    <w:rsid w:val="00F74C27"/>
    <w:rsid w:val="00F759DE"/>
    <w:rsid w:val="00F75CE8"/>
    <w:rsid w:val="00F75D4D"/>
    <w:rsid w:val="00F75E77"/>
    <w:rsid w:val="00F77A76"/>
    <w:rsid w:val="00F77CD2"/>
    <w:rsid w:val="00F80955"/>
    <w:rsid w:val="00F8138A"/>
    <w:rsid w:val="00F836C4"/>
    <w:rsid w:val="00F912D1"/>
    <w:rsid w:val="00F943A2"/>
    <w:rsid w:val="00F969DC"/>
    <w:rsid w:val="00FA3499"/>
    <w:rsid w:val="00FA34BB"/>
    <w:rsid w:val="00FA3A28"/>
    <w:rsid w:val="00FA4F45"/>
    <w:rsid w:val="00FA6A0D"/>
    <w:rsid w:val="00FB00EA"/>
    <w:rsid w:val="00FB18D5"/>
    <w:rsid w:val="00FB2104"/>
    <w:rsid w:val="00FB307C"/>
    <w:rsid w:val="00FB33ED"/>
    <w:rsid w:val="00FB3707"/>
    <w:rsid w:val="00FB6E1C"/>
    <w:rsid w:val="00FC06A1"/>
    <w:rsid w:val="00FC111B"/>
    <w:rsid w:val="00FC2B95"/>
    <w:rsid w:val="00FD0BAF"/>
    <w:rsid w:val="00FD0E09"/>
    <w:rsid w:val="00FD388B"/>
    <w:rsid w:val="00FD44CD"/>
    <w:rsid w:val="00FD6C7A"/>
    <w:rsid w:val="00FE004D"/>
    <w:rsid w:val="00FE30A8"/>
    <w:rsid w:val="00FE42EC"/>
    <w:rsid w:val="00FE4C00"/>
    <w:rsid w:val="00FF01B2"/>
    <w:rsid w:val="00FF0B4F"/>
    <w:rsid w:val="00FF0F95"/>
    <w:rsid w:val="00FF10AE"/>
    <w:rsid w:val="00FF3026"/>
    <w:rsid w:val="00FF31FC"/>
    <w:rsid w:val="00FF4E35"/>
    <w:rsid w:val="00FF6932"/>
    <w:rsid w:val="00FF7C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228B"/>
  <w15:chartTrackingRefBased/>
  <w15:docId w15:val="{194D9BD8-628B-4BE4-8757-108FAA289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5C"/>
    <w:pPr>
      <w:spacing w:after="0" w:line="240" w:lineRule="auto"/>
    </w:pPr>
    <w:rPr>
      <w:rFonts w:ascii="Cambria" w:eastAsia="Cambria"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65C"/>
    <w:pPr>
      <w:spacing w:after="160" w:line="259" w:lineRule="auto"/>
      <w:ind w:left="720"/>
      <w:contextualSpacing/>
    </w:pPr>
    <w:rPr>
      <w:rFonts w:ascii="Calibri" w:eastAsia="Calibri" w:hAnsi="Calibri"/>
      <w:sz w:val="22"/>
      <w:szCs w:val="22"/>
    </w:rPr>
  </w:style>
  <w:style w:type="paragraph" w:styleId="EndnoteText">
    <w:name w:val="endnote text"/>
    <w:basedOn w:val="Normal"/>
    <w:link w:val="EndnoteTextChar"/>
    <w:uiPriority w:val="99"/>
    <w:semiHidden/>
    <w:unhideWhenUsed/>
    <w:rsid w:val="003E47A2"/>
    <w:rPr>
      <w:sz w:val="20"/>
      <w:szCs w:val="20"/>
    </w:rPr>
  </w:style>
  <w:style w:type="character" w:customStyle="1" w:styleId="EndnoteTextChar">
    <w:name w:val="Endnote Text Char"/>
    <w:basedOn w:val="DefaultParagraphFont"/>
    <w:link w:val="EndnoteText"/>
    <w:uiPriority w:val="99"/>
    <w:semiHidden/>
    <w:rsid w:val="003E47A2"/>
    <w:rPr>
      <w:rFonts w:ascii="Cambria" w:eastAsia="Cambria" w:hAnsi="Cambria" w:cs="Times New Roman"/>
      <w:sz w:val="20"/>
      <w:szCs w:val="20"/>
    </w:rPr>
  </w:style>
  <w:style w:type="character" w:styleId="EndnoteReference">
    <w:name w:val="endnote reference"/>
    <w:basedOn w:val="DefaultParagraphFont"/>
    <w:uiPriority w:val="99"/>
    <w:semiHidden/>
    <w:unhideWhenUsed/>
    <w:rsid w:val="003E47A2"/>
    <w:rPr>
      <w:vertAlign w:val="superscript"/>
    </w:rPr>
  </w:style>
  <w:style w:type="character" w:styleId="CommentReference">
    <w:name w:val="annotation reference"/>
    <w:basedOn w:val="DefaultParagraphFont"/>
    <w:uiPriority w:val="99"/>
    <w:semiHidden/>
    <w:unhideWhenUsed/>
    <w:rsid w:val="001E2ABE"/>
    <w:rPr>
      <w:sz w:val="16"/>
      <w:szCs w:val="16"/>
    </w:rPr>
  </w:style>
  <w:style w:type="paragraph" w:styleId="CommentText">
    <w:name w:val="annotation text"/>
    <w:basedOn w:val="Normal"/>
    <w:link w:val="CommentTextChar"/>
    <w:uiPriority w:val="99"/>
    <w:unhideWhenUsed/>
    <w:rsid w:val="001E2ABE"/>
    <w:rPr>
      <w:sz w:val="20"/>
      <w:szCs w:val="20"/>
    </w:rPr>
  </w:style>
  <w:style w:type="character" w:customStyle="1" w:styleId="CommentTextChar">
    <w:name w:val="Comment Text Char"/>
    <w:basedOn w:val="DefaultParagraphFont"/>
    <w:link w:val="CommentText"/>
    <w:uiPriority w:val="99"/>
    <w:rsid w:val="001E2ABE"/>
    <w:rPr>
      <w:rFonts w:ascii="Cambria" w:eastAsia="Cambria" w:hAnsi="Cambria" w:cs="Times New Roman"/>
      <w:sz w:val="20"/>
      <w:szCs w:val="20"/>
    </w:rPr>
  </w:style>
  <w:style w:type="paragraph" w:styleId="CommentSubject">
    <w:name w:val="annotation subject"/>
    <w:basedOn w:val="CommentText"/>
    <w:next w:val="CommentText"/>
    <w:link w:val="CommentSubjectChar"/>
    <w:uiPriority w:val="99"/>
    <w:semiHidden/>
    <w:unhideWhenUsed/>
    <w:rsid w:val="001E2ABE"/>
    <w:rPr>
      <w:b/>
      <w:bCs/>
    </w:rPr>
  </w:style>
  <w:style w:type="character" w:customStyle="1" w:styleId="CommentSubjectChar">
    <w:name w:val="Comment Subject Char"/>
    <w:basedOn w:val="CommentTextChar"/>
    <w:link w:val="CommentSubject"/>
    <w:uiPriority w:val="99"/>
    <w:semiHidden/>
    <w:rsid w:val="001E2ABE"/>
    <w:rPr>
      <w:rFonts w:ascii="Cambria" w:eastAsia="Cambria" w:hAnsi="Cambria" w:cs="Times New Roman"/>
      <w:b/>
      <w:bCs/>
      <w:sz w:val="20"/>
      <w:szCs w:val="20"/>
    </w:rPr>
  </w:style>
  <w:style w:type="paragraph" w:styleId="NormalWeb">
    <w:name w:val="Normal (Web)"/>
    <w:basedOn w:val="Normal"/>
    <w:uiPriority w:val="99"/>
    <w:semiHidden/>
    <w:unhideWhenUsed/>
    <w:rsid w:val="00425CC9"/>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semiHidden/>
    <w:unhideWhenUsed/>
    <w:rsid w:val="005238CC"/>
    <w:rPr>
      <w:color w:val="0000FF"/>
      <w:u w:val="single"/>
    </w:rPr>
  </w:style>
  <w:style w:type="paragraph" w:customStyle="1" w:styleId="p">
    <w:name w:val="p"/>
    <w:basedOn w:val="Normal"/>
    <w:rsid w:val="00536CEB"/>
    <w:pPr>
      <w:spacing w:before="100" w:beforeAutospacing="1" w:after="100" w:afterAutospacing="1"/>
    </w:pPr>
    <w:rPr>
      <w:rFonts w:ascii="Times New Roman" w:eastAsia="Times New Roman" w:hAnsi="Times New Roman"/>
    </w:rPr>
  </w:style>
  <w:style w:type="paragraph" w:styleId="Revision">
    <w:name w:val="Revision"/>
    <w:hidden/>
    <w:uiPriority w:val="99"/>
    <w:semiHidden/>
    <w:rsid w:val="00CB3909"/>
    <w:pPr>
      <w:spacing w:after="0" w:line="240" w:lineRule="auto"/>
    </w:pPr>
    <w:rPr>
      <w:rFonts w:ascii="Cambria" w:eastAsia="Cambria"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469">
      <w:bodyDiv w:val="1"/>
      <w:marLeft w:val="0"/>
      <w:marRight w:val="0"/>
      <w:marTop w:val="0"/>
      <w:marBottom w:val="0"/>
      <w:divBdr>
        <w:top w:val="none" w:sz="0" w:space="0" w:color="auto"/>
        <w:left w:val="none" w:sz="0" w:space="0" w:color="auto"/>
        <w:bottom w:val="none" w:sz="0" w:space="0" w:color="auto"/>
        <w:right w:val="none" w:sz="0" w:space="0" w:color="auto"/>
      </w:divBdr>
    </w:div>
    <w:div w:id="969045582">
      <w:bodyDiv w:val="1"/>
      <w:marLeft w:val="0"/>
      <w:marRight w:val="0"/>
      <w:marTop w:val="0"/>
      <w:marBottom w:val="0"/>
      <w:divBdr>
        <w:top w:val="none" w:sz="0" w:space="0" w:color="auto"/>
        <w:left w:val="none" w:sz="0" w:space="0" w:color="auto"/>
        <w:bottom w:val="none" w:sz="0" w:space="0" w:color="auto"/>
        <w:right w:val="none" w:sz="0" w:space="0" w:color="auto"/>
      </w:divBdr>
    </w:div>
    <w:div w:id="1193305301">
      <w:bodyDiv w:val="1"/>
      <w:marLeft w:val="0"/>
      <w:marRight w:val="0"/>
      <w:marTop w:val="0"/>
      <w:marBottom w:val="0"/>
      <w:divBdr>
        <w:top w:val="none" w:sz="0" w:space="0" w:color="auto"/>
        <w:left w:val="none" w:sz="0" w:space="0" w:color="auto"/>
        <w:bottom w:val="none" w:sz="0" w:space="0" w:color="auto"/>
        <w:right w:val="none" w:sz="0" w:space="0" w:color="auto"/>
      </w:divBdr>
    </w:div>
    <w:div w:id="1260600982">
      <w:bodyDiv w:val="1"/>
      <w:marLeft w:val="0"/>
      <w:marRight w:val="0"/>
      <w:marTop w:val="0"/>
      <w:marBottom w:val="0"/>
      <w:divBdr>
        <w:top w:val="none" w:sz="0" w:space="0" w:color="auto"/>
        <w:left w:val="none" w:sz="0" w:space="0" w:color="auto"/>
        <w:bottom w:val="none" w:sz="0" w:space="0" w:color="auto"/>
        <w:right w:val="none" w:sz="0" w:space="0" w:color="auto"/>
      </w:divBdr>
    </w:div>
    <w:div w:id="1436830169">
      <w:bodyDiv w:val="1"/>
      <w:marLeft w:val="0"/>
      <w:marRight w:val="0"/>
      <w:marTop w:val="0"/>
      <w:marBottom w:val="0"/>
      <w:divBdr>
        <w:top w:val="none" w:sz="0" w:space="0" w:color="auto"/>
        <w:left w:val="none" w:sz="0" w:space="0" w:color="auto"/>
        <w:bottom w:val="none" w:sz="0" w:space="0" w:color="auto"/>
        <w:right w:val="none" w:sz="0" w:space="0" w:color="auto"/>
      </w:divBdr>
    </w:div>
    <w:div w:id="1570576107">
      <w:bodyDiv w:val="1"/>
      <w:marLeft w:val="0"/>
      <w:marRight w:val="0"/>
      <w:marTop w:val="0"/>
      <w:marBottom w:val="0"/>
      <w:divBdr>
        <w:top w:val="none" w:sz="0" w:space="0" w:color="auto"/>
        <w:left w:val="none" w:sz="0" w:space="0" w:color="auto"/>
        <w:bottom w:val="none" w:sz="0" w:space="0" w:color="auto"/>
        <w:right w:val="none" w:sz="0" w:space="0" w:color="auto"/>
      </w:divBdr>
    </w:div>
    <w:div w:id="1598561216">
      <w:bodyDiv w:val="1"/>
      <w:marLeft w:val="0"/>
      <w:marRight w:val="0"/>
      <w:marTop w:val="0"/>
      <w:marBottom w:val="0"/>
      <w:divBdr>
        <w:top w:val="none" w:sz="0" w:space="0" w:color="auto"/>
        <w:left w:val="none" w:sz="0" w:space="0" w:color="auto"/>
        <w:bottom w:val="none" w:sz="0" w:space="0" w:color="auto"/>
        <w:right w:val="none" w:sz="0" w:space="0" w:color="auto"/>
      </w:divBdr>
    </w:div>
    <w:div w:id="183973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tiff"/><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4494</Words>
  <Characters>25620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Baxter-Lowe, Lee Ann</dc:creator>
  <cp:keywords/>
  <dc:description/>
  <cp:lastModifiedBy>Hakimjavadi, Hesamedin</cp:lastModifiedBy>
  <cp:revision>2</cp:revision>
  <dcterms:created xsi:type="dcterms:W3CDTF">2022-11-07T17:25:00Z</dcterms:created>
  <dcterms:modified xsi:type="dcterms:W3CDTF">2022-11-07T17:25:00Z</dcterms:modified>
</cp:coreProperties>
</file>