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FA0B1" w14:textId="77777777" w:rsidR="00E63AFD" w:rsidRDefault="001805B2">
      <w:pPr>
        <w:pStyle w:val="likeheader"/>
      </w:pPr>
      <w:r>
        <w:t xml:space="preserve">OMB No. 0925-0001 and 0925-0002 (Rev. 10/2021 Approved Through 09/30/2024) </w:t>
      </w:r>
      <w:r w:rsidR="002811DC" w:rsidRPr="002811DC">
        <w:rPr>
          <w:noProof/>
          <w:bdr w:val="none" w:sz="0" w:space="0" w:color="auto"/>
        </w:rPr>
        <w:pict w14:anchorId="65E428C1">
          <v:rect id="_x0000_i1025" alt="" style="width:468pt;height:.05pt;mso-width-percent:0;mso-height-percent:0;mso-width-percent:0;mso-height-percent:0" o:hralign="center" o:hrstd="t" o:hr="t" fillcolor="gray" stroked="f">
            <v:path strokeok="f"/>
          </v:rect>
        </w:pict>
      </w:r>
    </w:p>
    <w:p w14:paraId="1E048C21" w14:textId="77777777" w:rsidR="00E63AFD" w:rsidRDefault="001805B2">
      <w:pPr>
        <w:pStyle w:val="h3center"/>
      </w:pPr>
      <w:r>
        <w:rPr>
          <w:rFonts w:ascii="Arial" w:eastAsia="Arial" w:hAnsi="Arial" w:cs="Arial"/>
          <w:sz w:val="26"/>
          <w:szCs w:val="26"/>
        </w:rPr>
        <w:t>BIOGRAPHICAL SKETCH</w:t>
      </w:r>
    </w:p>
    <w:p w14:paraId="2F80A20F" w14:textId="77777777" w:rsidR="00E63AFD" w:rsidRDefault="001805B2">
      <w:pPr>
        <w:jc w:val="center"/>
      </w:pPr>
      <w:r>
        <w:rPr>
          <w:sz w:val="16"/>
          <w:szCs w:val="16"/>
        </w:rPr>
        <w:t>Provide the following information for the Senior/key personnel and other significant contributors.</w:t>
      </w:r>
    </w:p>
    <w:p w14:paraId="74D5EBA5" w14:textId="77777777" w:rsidR="00E63AFD" w:rsidRDefault="001805B2">
      <w:pPr>
        <w:spacing w:after="75"/>
        <w:jc w:val="center"/>
      </w:pPr>
      <w:r>
        <w:rPr>
          <w:sz w:val="16"/>
          <w:szCs w:val="16"/>
        </w:rPr>
        <w:t>Follow this format for each person. DO NOT EXCEED FIVE PAGES.</w:t>
      </w:r>
    </w:p>
    <w:tbl>
      <w:tblPr>
        <w:tblStyle w:val="table"/>
        <w:tblW w:w="5000" w:type="pct"/>
        <w:tblInd w:w="15" w:type="dxa"/>
        <w:tblBorders>
          <w:top w:val="outset" w:sz="6" w:space="0" w:color="000000"/>
          <w:left w:val="nil"/>
          <w:bottom w:val="nil"/>
          <w:right w:val="nil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0"/>
      </w:tblGrid>
      <w:tr w:rsidR="00E63AFD" w14:paraId="0C960322" w14:textId="77777777">
        <w:tc>
          <w:tcPr>
            <w:tcW w:w="4530" w:type="dxa"/>
            <w:tcBorders>
              <w:top w:val="inset" w:sz="6" w:space="0" w:color="808080"/>
              <w:bottom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BDFCBF" w14:textId="77777777" w:rsidR="00E63AFD" w:rsidRDefault="001805B2">
            <w:r>
              <w:t>NAME: Hakimjavadi, Hesamedin</w:t>
            </w:r>
          </w:p>
        </w:tc>
      </w:tr>
      <w:tr w:rsidR="00E63AFD" w14:paraId="720CE479" w14:textId="77777777">
        <w:tc>
          <w:tcPr>
            <w:tcW w:w="0" w:type="auto"/>
            <w:tcBorders>
              <w:top w:val="inset" w:sz="6" w:space="0" w:color="808080"/>
              <w:bottom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02D75C" w14:textId="77777777" w:rsidR="00E63AFD" w:rsidRDefault="001805B2">
            <w:proofErr w:type="spellStart"/>
            <w:r>
              <w:t>eRA</w:t>
            </w:r>
            <w:proofErr w:type="spellEnd"/>
            <w:r>
              <w:t xml:space="preserve"> COMMONS </w:t>
            </w:r>
            <w:proofErr w:type="gramStart"/>
            <w:r>
              <w:t>USER NAME</w:t>
            </w:r>
            <w:proofErr w:type="gramEnd"/>
            <w:r>
              <w:t xml:space="preserve"> (credential, e.g., agency login): HAKIMJAVADI</w:t>
            </w:r>
          </w:p>
        </w:tc>
      </w:tr>
      <w:tr w:rsidR="00E63AFD" w14:paraId="3D943AAA" w14:textId="77777777">
        <w:tc>
          <w:tcPr>
            <w:tcW w:w="0" w:type="auto"/>
            <w:tcBorders>
              <w:top w:val="inset" w:sz="6" w:space="0" w:color="808080"/>
              <w:bottom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A5E021" w14:textId="77777777" w:rsidR="00E63AFD" w:rsidRDefault="001805B2">
            <w:r>
              <w:t>POSITION TITLE: Senior Bioinformatics Scientist</w:t>
            </w:r>
          </w:p>
        </w:tc>
      </w:tr>
    </w:tbl>
    <w:p w14:paraId="7A9B5C27" w14:textId="77777777" w:rsidR="00E63AFD" w:rsidRDefault="001805B2">
      <w:pPr>
        <w:pStyle w:val="sectionEducationsectionHeader"/>
      </w:pPr>
      <w:r>
        <w:t xml:space="preserve">EDUCATION/TRAINING </w:t>
      </w:r>
      <w:r>
        <w:rPr>
          <w:i/>
          <w:iCs/>
        </w:rPr>
        <w:t xml:space="preserve">(Begin with baccalaureate or other initial professional education, such as nursing, include postdoctoral training and residency training if applicable. Add/delete rows as necessary.) </w:t>
      </w:r>
    </w:p>
    <w:tbl>
      <w:tblPr>
        <w:tblStyle w:val="table"/>
        <w:tblW w:w="5000" w:type="pct"/>
        <w:tblInd w:w="15" w:type="dxa"/>
        <w:tblBorders>
          <w:top w:val="outset" w:sz="6" w:space="0" w:color="000000"/>
          <w:left w:val="nil"/>
          <w:bottom w:val="nil"/>
          <w:right w:val="nil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1757"/>
        <w:gridCol w:w="1116"/>
        <w:gridCol w:w="4032"/>
      </w:tblGrid>
      <w:tr w:rsidR="00E63AFD" w14:paraId="427E7183" w14:textId="77777777">
        <w:tc>
          <w:tcPr>
            <w:tcW w:w="0" w:type="auto"/>
            <w:tcBorders>
              <w:top w:val="inset" w:sz="6" w:space="0" w:color="80808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2B408D" w14:textId="77777777" w:rsidR="00E63AFD" w:rsidRDefault="001805B2">
            <w:pPr>
              <w:jc w:val="center"/>
            </w:pPr>
            <w:r>
              <w:t>INSTITUTION AND LOCATION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5828C7" w14:textId="77777777" w:rsidR="00E63AFD" w:rsidRDefault="001805B2">
            <w:pPr>
              <w:jc w:val="center"/>
            </w:pPr>
            <w:r>
              <w:t>DEGREE</w:t>
            </w:r>
            <w:r>
              <w:br/>
              <w:t>(if applicable)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21460A" w14:textId="77777777" w:rsidR="00E63AFD" w:rsidRDefault="001805B2">
            <w:pPr>
              <w:jc w:val="center"/>
            </w:pPr>
            <w:r>
              <w:t>END DATE</w:t>
            </w:r>
            <w:r>
              <w:br/>
              <w:t>MM/YYYY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88CF1D" w14:textId="77777777" w:rsidR="00E63AFD" w:rsidRDefault="001805B2">
            <w:pPr>
              <w:jc w:val="center"/>
            </w:pPr>
            <w:r>
              <w:t>FIELD OF STUDY</w:t>
            </w:r>
          </w:p>
        </w:tc>
      </w:tr>
      <w:tr w:rsidR="00E63AFD" w14:paraId="56C8A5B9" w14:textId="77777777">
        <w:tc>
          <w:tcPr>
            <w:tcW w:w="0" w:type="auto"/>
            <w:tcBorders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D5909A" w14:textId="77777777" w:rsidR="00E63AFD" w:rsidRDefault="001805B2">
            <w:r>
              <w:t>University of Art, Tehran, Tehran</w:t>
            </w:r>
          </w:p>
        </w:tc>
        <w:tc>
          <w:tcPr>
            <w:tcW w:w="0" w:type="auto"/>
            <w:tcBorders>
              <w:left w:val="inset" w:sz="6" w:space="0" w:color="80808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19078A" w14:textId="77777777" w:rsidR="00E63AFD" w:rsidRDefault="001805B2">
            <w:pPr>
              <w:jc w:val="center"/>
            </w:pPr>
            <w:r>
              <w:t>BA</w:t>
            </w:r>
          </w:p>
        </w:tc>
        <w:tc>
          <w:tcPr>
            <w:tcW w:w="0" w:type="auto"/>
            <w:tcBorders>
              <w:left w:val="inset" w:sz="6" w:space="0" w:color="80808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42F754" w14:textId="77777777" w:rsidR="00E63AFD" w:rsidRDefault="001805B2">
            <w:pPr>
              <w:jc w:val="center"/>
            </w:pPr>
            <w:r>
              <w:t>05/2003</w:t>
            </w:r>
          </w:p>
        </w:tc>
        <w:tc>
          <w:tcPr>
            <w:tcW w:w="0" w:type="auto"/>
            <w:tcBorders>
              <w:left w:val="in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16FBD9" w14:textId="77777777" w:rsidR="00E63AFD" w:rsidRDefault="001805B2">
            <w:r>
              <w:t>Industrial Design</w:t>
            </w:r>
          </w:p>
        </w:tc>
      </w:tr>
      <w:tr w:rsidR="00E63AFD" w14:paraId="3C335235" w14:textId="77777777">
        <w:tc>
          <w:tcPr>
            <w:tcW w:w="0" w:type="auto"/>
            <w:tcBorders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8A87A4" w14:textId="77777777" w:rsidR="00E63AFD" w:rsidRDefault="001805B2">
            <w:proofErr w:type="spellStart"/>
            <w:r>
              <w:t>Universiti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MARA, Shah </w:t>
            </w:r>
            <w:proofErr w:type="spellStart"/>
            <w:r>
              <w:t>Alam</w:t>
            </w:r>
            <w:proofErr w:type="spellEnd"/>
            <w:r>
              <w:t>, Selangor</w:t>
            </w:r>
          </w:p>
        </w:tc>
        <w:tc>
          <w:tcPr>
            <w:tcW w:w="0" w:type="auto"/>
            <w:tcBorders>
              <w:left w:val="inset" w:sz="6" w:space="0" w:color="80808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828BD2" w14:textId="77777777" w:rsidR="00E63AFD" w:rsidRDefault="001805B2">
            <w:pPr>
              <w:jc w:val="center"/>
            </w:pPr>
            <w:r>
              <w:t>MS</w:t>
            </w:r>
          </w:p>
        </w:tc>
        <w:tc>
          <w:tcPr>
            <w:tcW w:w="0" w:type="auto"/>
            <w:tcBorders>
              <w:left w:val="inset" w:sz="6" w:space="0" w:color="80808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3AF10D" w14:textId="77777777" w:rsidR="00E63AFD" w:rsidRDefault="001805B2">
            <w:pPr>
              <w:jc w:val="center"/>
            </w:pPr>
            <w:r>
              <w:t>05/2012</w:t>
            </w:r>
          </w:p>
        </w:tc>
        <w:tc>
          <w:tcPr>
            <w:tcW w:w="0" w:type="auto"/>
            <w:tcBorders>
              <w:left w:val="in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3E3992" w14:textId="77777777" w:rsidR="00E63AFD" w:rsidRDefault="001805B2">
            <w:r>
              <w:t>Information Management</w:t>
            </w:r>
          </w:p>
        </w:tc>
      </w:tr>
      <w:tr w:rsidR="00E63AFD" w14:paraId="0CE2455C" w14:textId="77777777">
        <w:tc>
          <w:tcPr>
            <w:tcW w:w="0" w:type="auto"/>
            <w:tcBorders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E58FA0" w14:textId="77777777" w:rsidR="00E63AFD" w:rsidRDefault="001805B2">
            <w:r>
              <w:t>University of Cincinnati, Cincinnati, Ohio</w:t>
            </w:r>
          </w:p>
        </w:tc>
        <w:tc>
          <w:tcPr>
            <w:tcW w:w="0" w:type="auto"/>
            <w:tcBorders>
              <w:left w:val="inset" w:sz="6" w:space="0" w:color="80808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C3B4D4" w14:textId="77777777" w:rsidR="00E63AFD" w:rsidRDefault="001805B2">
            <w:pPr>
              <w:jc w:val="center"/>
            </w:pPr>
            <w:r>
              <w:t>PHD</w:t>
            </w:r>
          </w:p>
        </w:tc>
        <w:tc>
          <w:tcPr>
            <w:tcW w:w="0" w:type="auto"/>
            <w:tcBorders>
              <w:left w:val="inset" w:sz="6" w:space="0" w:color="80808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FD22B3" w14:textId="77777777" w:rsidR="00E63AFD" w:rsidRDefault="001805B2">
            <w:pPr>
              <w:jc w:val="center"/>
            </w:pPr>
            <w:r>
              <w:t>05/2019</w:t>
            </w:r>
          </w:p>
        </w:tc>
        <w:tc>
          <w:tcPr>
            <w:tcW w:w="0" w:type="auto"/>
            <w:tcBorders>
              <w:left w:val="in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290644" w14:textId="77777777" w:rsidR="00E63AFD" w:rsidRDefault="001805B2">
            <w:r>
              <w:t>Systems Biology and Physiology</w:t>
            </w:r>
          </w:p>
        </w:tc>
      </w:tr>
      <w:tr w:rsidR="00E63AFD" w14:paraId="021912B2" w14:textId="77777777">
        <w:tc>
          <w:tcPr>
            <w:tcW w:w="0" w:type="auto"/>
            <w:tcBorders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8B880D" w14:textId="77777777" w:rsidR="00E63AFD" w:rsidRDefault="001805B2">
            <w:r>
              <w:t>University of Florida, Gainesville, Florida</w:t>
            </w:r>
          </w:p>
        </w:tc>
        <w:tc>
          <w:tcPr>
            <w:tcW w:w="0" w:type="auto"/>
            <w:tcBorders>
              <w:left w:val="inset" w:sz="6" w:space="0" w:color="80808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EF4C51" w14:textId="77777777" w:rsidR="00E63AFD" w:rsidRDefault="001805B2">
            <w:pPr>
              <w:jc w:val="center"/>
            </w:pPr>
            <w:r>
              <w:t>Postdoctoral Fellow</w:t>
            </w:r>
          </w:p>
        </w:tc>
        <w:tc>
          <w:tcPr>
            <w:tcW w:w="0" w:type="auto"/>
            <w:tcBorders>
              <w:left w:val="inset" w:sz="6" w:space="0" w:color="80808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4F80FD" w14:textId="77777777" w:rsidR="00E63AFD" w:rsidRDefault="001805B2">
            <w:pPr>
              <w:jc w:val="center"/>
            </w:pPr>
            <w:r>
              <w:t>10/2021</w:t>
            </w:r>
          </w:p>
        </w:tc>
        <w:tc>
          <w:tcPr>
            <w:tcW w:w="0" w:type="auto"/>
            <w:tcBorders>
              <w:left w:val="in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144146" w14:textId="013A581D" w:rsidR="00E63AFD" w:rsidRDefault="00D27999">
            <w:r>
              <w:t xml:space="preserve">Bioinformatics </w:t>
            </w:r>
            <w:r w:rsidR="001805B2">
              <w:t xml:space="preserve">Postdoctoral training in </w:t>
            </w:r>
            <w:proofErr w:type="spellStart"/>
            <w:r w:rsidR="001805B2">
              <w:t>Chamal's</w:t>
            </w:r>
            <w:proofErr w:type="spellEnd"/>
            <w:r w:rsidR="001805B2">
              <w:t xml:space="preserve"> lab </w:t>
            </w:r>
          </w:p>
        </w:tc>
      </w:tr>
    </w:tbl>
    <w:p w14:paraId="16EED84F" w14:textId="77777777" w:rsidR="00E63AFD" w:rsidRDefault="001805B2">
      <w:pPr>
        <w:pStyle w:val="Heading3"/>
      </w:pPr>
      <w:r>
        <w:rPr>
          <w:rFonts w:ascii="Arial" w:eastAsia="Arial" w:hAnsi="Arial" w:cs="Arial"/>
          <w:sz w:val="26"/>
          <w:szCs w:val="26"/>
        </w:rPr>
        <w:t>A. Personal Statement</w:t>
      </w:r>
    </w:p>
    <w:p w14:paraId="39544246" w14:textId="3AF3354A" w:rsidR="00694ED6" w:rsidRPr="000C0C59" w:rsidRDefault="00391611" w:rsidP="00694ED6">
      <w:pPr>
        <w:pStyle w:val="mb-25"/>
        <w:rPr>
          <w:rFonts w:asciiTheme="minorBidi" w:hAnsiTheme="minorBidi" w:cstheme="minorBidi"/>
          <w:sz w:val="22"/>
          <w:szCs w:val="22"/>
        </w:rPr>
      </w:pPr>
      <w:r w:rsidRPr="000C0C59">
        <w:rPr>
          <w:rFonts w:asciiTheme="minorBidi" w:hAnsiTheme="minorBidi" w:cstheme="minorBidi"/>
          <w:sz w:val="22"/>
          <w:szCs w:val="22"/>
        </w:rPr>
        <w:t xml:space="preserve">The focus of my research is on genomic and epigenomic changes associated with cancer, neurodegenerative disorders, and developmental disorders. I have a broad background in human physiology, molecular biology, bioinformatics, and biostatistics with specific training and expertise in multi-omics data analysis. During my post-doctoral training at the University of Florida, I studied tissue microenvironment interactions in pancreatic, endometrial, and breast cancer using a multi-omics approach (genome, transcriptome, immune, and microbiome). This study identified the interaction between immune cells and microbiome in tumor microenvironments. My current role is as a Senior Bioinformatics Scientist at the Children's Hospital Los Angeles (CHLA) Department of Personalized Medicine. Our research team, led by Dr. </w:t>
      </w:r>
      <w:proofErr w:type="spellStart"/>
      <w:r w:rsidRPr="000C0C59">
        <w:rPr>
          <w:rFonts w:asciiTheme="minorBidi" w:hAnsiTheme="minorBidi" w:cstheme="minorBidi"/>
          <w:sz w:val="22"/>
          <w:szCs w:val="22"/>
        </w:rPr>
        <w:t>Xiaowu</w:t>
      </w:r>
      <w:proofErr w:type="spellEnd"/>
      <w:r w:rsidRPr="000C0C59">
        <w:rPr>
          <w:rFonts w:asciiTheme="minorBidi" w:hAnsiTheme="minorBidi" w:cstheme="minorBidi"/>
          <w:sz w:val="22"/>
          <w:szCs w:val="22"/>
        </w:rPr>
        <w:t xml:space="preserve"> Gai, is investigating mitochondria-mediated cell and organ dysfunction. </w:t>
      </w:r>
      <w:r w:rsidR="00694ED6" w:rsidRPr="000C0C59">
        <w:rPr>
          <w:rFonts w:asciiTheme="minorBidi" w:hAnsiTheme="minorBidi" w:cstheme="minorBidi"/>
          <w:sz w:val="22"/>
          <w:szCs w:val="22"/>
        </w:rPr>
        <w:t xml:space="preserve">We are also exploring the use of mitochondrial genome </w:t>
      </w:r>
      <w:r w:rsidR="000C0C59">
        <w:rPr>
          <w:rFonts w:asciiTheme="minorBidi" w:hAnsiTheme="minorBidi" w:cstheme="minorBidi"/>
          <w:sz w:val="22"/>
          <w:szCs w:val="22"/>
        </w:rPr>
        <w:t xml:space="preserve">mutation </w:t>
      </w:r>
      <w:r w:rsidR="00694ED6" w:rsidRPr="000C0C59">
        <w:rPr>
          <w:rFonts w:asciiTheme="minorBidi" w:hAnsiTheme="minorBidi" w:cstheme="minorBidi"/>
          <w:sz w:val="22"/>
          <w:szCs w:val="22"/>
        </w:rPr>
        <w:t>and transcrip</w:t>
      </w:r>
      <w:r w:rsidR="000C0C59">
        <w:rPr>
          <w:rFonts w:asciiTheme="minorBidi" w:hAnsiTheme="minorBidi" w:cstheme="minorBidi"/>
          <w:sz w:val="22"/>
          <w:szCs w:val="22"/>
        </w:rPr>
        <w:t>tional</w:t>
      </w:r>
      <w:r w:rsidR="00694ED6" w:rsidRPr="000C0C59">
        <w:rPr>
          <w:rFonts w:asciiTheme="minorBidi" w:hAnsiTheme="minorBidi" w:cstheme="minorBidi"/>
          <w:sz w:val="22"/>
          <w:szCs w:val="22"/>
        </w:rPr>
        <w:t xml:space="preserve"> disruptions as biomarkers to detect neurophysiological stress in children. A mitochondria-based biomarker could potentially be a noninvasive tool for diagnosing </w:t>
      </w:r>
      <w:r w:rsidR="000C0C59" w:rsidRPr="000C0C59">
        <w:rPr>
          <w:rFonts w:asciiTheme="minorBidi" w:hAnsiTheme="minorBidi" w:cstheme="minorBidi"/>
          <w:sz w:val="22"/>
          <w:szCs w:val="22"/>
        </w:rPr>
        <w:t xml:space="preserve">a range of </w:t>
      </w:r>
      <w:r w:rsidR="00694ED6" w:rsidRPr="000C0C59">
        <w:rPr>
          <w:rFonts w:asciiTheme="minorBidi" w:hAnsiTheme="minorBidi" w:cstheme="minorBidi"/>
          <w:sz w:val="22"/>
          <w:szCs w:val="22"/>
        </w:rPr>
        <w:t>organ dysfunction</w:t>
      </w:r>
      <w:r w:rsidR="000C0C59" w:rsidRPr="000C0C59">
        <w:rPr>
          <w:rFonts w:asciiTheme="minorBidi" w:hAnsiTheme="minorBidi" w:cstheme="minorBidi"/>
          <w:sz w:val="22"/>
          <w:szCs w:val="22"/>
        </w:rPr>
        <w:t>s</w:t>
      </w:r>
      <w:r w:rsidR="00694ED6" w:rsidRPr="000C0C59">
        <w:rPr>
          <w:rFonts w:asciiTheme="minorBidi" w:hAnsiTheme="minorBidi" w:cstheme="minorBidi"/>
          <w:sz w:val="22"/>
          <w:szCs w:val="22"/>
        </w:rPr>
        <w:t>.</w:t>
      </w:r>
    </w:p>
    <w:p w14:paraId="30A1BEEF" w14:textId="707F55E9" w:rsidR="00391611" w:rsidRPr="00391611" w:rsidRDefault="00391611" w:rsidP="00391611">
      <w:pPr>
        <w:pStyle w:val="mb-25"/>
        <w:rPr>
          <w:rFonts w:ascii="Arial" w:hAnsi="Arial" w:cs="Arial"/>
          <w:sz w:val="22"/>
          <w:szCs w:val="22"/>
        </w:rPr>
      </w:pPr>
      <w:del w:id="0" w:author="Hakimjavadi, Hesamedin" w:date="2022-11-07T09:21:00Z">
        <w:r w:rsidRPr="00391611" w:rsidDel="00694ED6">
          <w:rPr>
            <w:rFonts w:ascii="Arial" w:hAnsi="Arial" w:cs="Arial"/>
            <w:sz w:val="22"/>
            <w:szCs w:val="22"/>
          </w:rPr>
          <w:delText>Also, I am a member of CHLA pathology and laboratory medicine's spatial genomics team, developing a downstream analysis tool kit to extract tissue transcriptome profiles, formulate spatial organization, and quantify cell-cell communication. Our tool can also be used to visualize the immune profile of the tissue microenvironment through spatial transcriptomic analysis</w:delText>
        </w:r>
      </w:del>
    </w:p>
    <w:p w14:paraId="235088D9" w14:textId="600A571B" w:rsidR="00766B2D" w:rsidRPr="005427BA" w:rsidRDefault="00766B2D">
      <w:pPr>
        <w:spacing w:before="220" w:after="220"/>
      </w:pPr>
    </w:p>
    <w:p w14:paraId="19AC9C2B" w14:textId="77777777" w:rsidR="00E63AFD" w:rsidRDefault="001805B2">
      <w:pPr>
        <w:pStyle w:val="Heading3"/>
      </w:pPr>
      <w:r>
        <w:rPr>
          <w:rFonts w:ascii="Arial" w:eastAsia="Arial" w:hAnsi="Arial" w:cs="Arial"/>
          <w:sz w:val="26"/>
          <w:szCs w:val="26"/>
        </w:rPr>
        <w:t>B. Positions, Scientific Appointments and Honors</w:t>
      </w:r>
    </w:p>
    <w:p w14:paraId="0DEFD658" w14:textId="77777777" w:rsidR="00E63AFD" w:rsidRDefault="001805B2">
      <w:pPr>
        <w:pStyle w:val="h3underline"/>
      </w:pPr>
      <w:r>
        <w:rPr>
          <w:rFonts w:ascii="Arial" w:eastAsia="Arial" w:hAnsi="Arial" w:cs="Arial"/>
          <w:sz w:val="26"/>
          <w:szCs w:val="26"/>
        </w:rPr>
        <w:t>Positions and Scientific Appointments</w:t>
      </w:r>
    </w:p>
    <w:tbl>
      <w:tblPr>
        <w:tblStyle w:val="table"/>
        <w:tblW w:w="5000" w:type="pct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9270"/>
      </w:tblGrid>
      <w:tr w:rsidR="00E63AFD" w14:paraId="61B0C748" w14:textId="77777777"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FEB4B3" w14:textId="77777777" w:rsidR="00E63AFD" w:rsidRDefault="001805B2">
            <w:r>
              <w:t xml:space="preserve">2021 -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6722D9" w14:textId="0BBE358C" w:rsidR="00E63AFD" w:rsidRDefault="001805B2">
            <w:r>
              <w:t xml:space="preserve">Senior Bioinformatics Scientist, </w:t>
            </w:r>
            <w:r w:rsidR="00515684">
              <w:t>Children’s Hospital Los Angeles</w:t>
            </w:r>
            <w:r>
              <w:t>, Los Angeles, CA</w:t>
            </w:r>
          </w:p>
        </w:tc>
      </w:tr>
      <w:tr w:rsidR="00E63AFD" w14:paraId="74592247" w14:textId="77777777"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D9F716" w14:textId="77777777" w:rsidR="00E63AFD" w:rsidRDefault="001805B2">
            <w:r>
              <w:t>2019 - 2021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E8F058" w14:textId="006ADFBE" w:rsidR="00E63AFD" w:rsidRDefault="001805B2">
            <w:r>
              <w:t xml:space="preserve">Post-doctoral fellow, </w:t>
            </w:r>
            <w:r w:rsidR="00515684">
              <w:t>University of Florida</w:t>
            </w:r>
            <w:r>
              <w:t>, Gainesville, FL</w:t>
            </w:r>
          </w:p>
        </w:tc>
      </w:tr>
      <w:tr w:rsidR="00E63AFD" w14:paraId="1F17B4FA" w14:textId="77777777"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84F47B" w14:textId="77777777" w:rsidR="00E63AFD" w:rsidRDefault="001805B2">
            <w:r>
              <w:t>2013 - 2019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A3E1BB" w14:textId="0765D314" w:rsidR="00E63AFD" w:rsidRDefault="001805B2">
            <w:r>
              <w:t>Graduate</w:t>
            </w:r>
            <w:r w:rsidR="00D27999">
              <w:t xml:space="preserve"> </w:t>
            </w:r>
            <w:r>
              <w:t xml:space="preserve">Student, </w:t>
            </w:r>
            <w:r w:rsidR="00515684">
              <w:t xml:space="preserve">University </w:t>
            </w:r>
            <w:proofErr w:type="gramStart"/>
            <w:r w:rsidR="00515684">
              <w:t>of  Cincinnati</w:t>
            </w:r>
            <w:proofErr w:type="gramEnd"/>
            <w:r w:rsidR="00D27999">
              <w:t>, OH</w:t>
            </w:r>
          </w:p>
        </w:tc>
      </w:tr>
    </w:tbl>
    <w:p w14:paraId="6B869FFA" w14:textId="77777777" w:rsidR="00E63AFD" w:rsidRDefault="001805B2">
      <w:pPr>
        <w:pStyle w:val="h3underline"/>
      </w:pPr>
      <w:r>
        <w:rPr>
          <w:rFonts w:ascii="Arial" w:eastAsia="Arial" w:hAnsi="Arial" w:cs="Arial"/>
          <w:sz w:val="26"/>
          <w:szCs w:val="26"/>
        </w:rPr>
        <w:t>Honors</w:t>
      </w:r>
    </w:p>
    <w:tbl>
      <w:tblPr>
        <w:tblStyle w:val="table"/>
        <w:tblW w:w="5000" w:type="pct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9270"/>
      </w:tblGrid>
      <w:tr w:rsidR="00E63AFD" w14:paraId="71FD12AD" w14:textId="77777777"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B42CC3" w14:textId="77777777" w:rsidR="00E63AFD" w:rsidRDefault="001805B2">
            <w:r>
              <w:t>2015 - 2017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2600E4" w14:textId="6277639D" w:rsidR="00E63AFD" w:rsidRDefault="001805B2">
            <w:r>
              <w:t>Dean’s Support Fund for Advanced Multidisciplinary Training for Systems Biology, University of Cincinnati College of Medicine</w:t>
            </w:r>
            <w:r w:rsidR="00515684">
              <w:t>, USA</w:t>
            </w:r>
          </w:p>
        </w:tc>
      </w:tr>
      <w:tr w:rsidR="00E63AFD" w14:paraId="0465E007" w14:textId="77777777"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69A733" w14:textId="77777777" w:rsidR="00E63AFD" w:rsidRDefault="001805B2">
            <w:r>
              <w:t>2010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402205" w14:textId="23E49126" w:rsidR="00E63AFD" w:rsidRDefault="001805B2">
            <w:r>
              <w:t xml:space="preserve">Gold Medal for Invention, Innovation &amp; Design Competition, </w:t>
            </w:r>
            <w:proofErr w:type="spellStart"/>
            <w:r>
              <w:t>Universiti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MARA</w:t>
            </w:r>
            <w:r w:rsidR="00515684">
              <w:t>, Malaysia</w:t>
            </w:r>
          </w:p>
        </w:tc>
      </w:tr>
      <w:tr w:rsidR="00515684" w14:paraId="35AD52C2" w14:textId="77777777"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1D6164" w14:textId="0E252865" w:rsidR="00515684" w:rsidRDefault="00515684" w:rsidP="00515684">
            <w:r>
              <w:lastRenderedPageBreak/>
              <w:t>2009 - 2010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2E20CD" w14:textId="342F227B" w:rsidR="00515684" w:rsidRDefault="00515684" w:rsidP="00515684">
            <w:r>
              <w:t xml:space="preserve">Dr. Caro Lucas Fellowship Graduate Research Fellowship in computing and information sciences, </w:t>
            </w:r>
            <w:proofErr w:type="spellStart"/>
            <w:r>
              <w:t>Seraj</w:t>
            </w:r>
            <w:proofErr w:type="spellEnd"/>
            <w:r>
              <w:t xml:space="preserve"> Institute of Technology, Iran</w:t>
            </w:r>
          </w:p>
        </w:tc>
      </w:tr>
    </w:tbl>
    <w:p w14:paraId="53502796" w14:textId="131ADBB9" w:rsidR="00E63AFD" w:rsidRDefault="001805B2">
      <w:pPr>
        <w:pStyle w:val="Heading3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C. Contribution to Science</w:t>
      </w:r>
    </w:p>
    <w:p w14:paraId="086C14F0" w14:textId="356BEEAA" w:rsidR="00D27999" w:rsidRDefault="00D27999" w:rsidP="00D27999"/>
    <w:p w14:paraId="599C7259" w14:textId="77777777" w:rsidR="00D27999" w:rsidRPr="00ED30E7" w:rsidRDefault="00D27999" w:rsidP="00D27999">
      <w:pPr>
        <w:pStyle w:val="DataField11pt-Single"/>
        <w:ind w:left="360" w:hanging="360"/>
        <w:rPr>
          <w:b/>
          <w:bCs/>
          <w:szCs w:val="22"/>
        </w:rPr>
      </w:pPr>
      <w:r w:rsidRPr="00ED30E7">
        <w:rPr>
          <w:b/>
          <w:bCs/>
          <w:szCs w:val="22"/>
        </w:rPr>
        <w:t>1.</w:t>
      </w:r>
      <w:r w:rsidRPr="00ED30E7">
        <w:rPr>
          <w:b/>
          <w:bCs/>
          <w:szCs w:val="22"/>
        </w:rPr>
        <w:tab/>
      </w:r>
      <w:r>
        <w:rPr>
          <w:b/>
          <w:bCs/>
          <w:szCs w:val="22"/>
        </w:rPr>
        <w:t>Translational Bioi</w:t>
      </w:r>
      <w:r w:rsidRPr="00ED30E7">
        <w:rPr>
          <w:b/>
          <w:bCs/>
          <w:szCs w:val="22"/>
        </w:rPr>
        <w:t>nformatics</w:t>
      </w:r>
    </w:p>
    <w:p w14:paraId="61DBB4EB" w14:textId="77777777" w:rsidR="00D27999" w:rsidRDefault="00D27999" w:rsidP="00D27999">
      <w:pPr>
        <w:pStyle w:val="DataField11pt-Single"/>
        <w:ind w:left="360"/>
        <w:rPr>
          <w:bCs/>
          <w:szCs w:val="22"/>
        </w:rPr>
      </w:pPr>
      <w:r w:rsidRPr="00ED30E7">
        <w:rPr>
          <w:bCs/>
          <w:szCs w:val="22"/>
        </w:rPr>
        <w:t xml:space="preserve">Over the past </w:t>
      </w:r>
      <w:r>
        <w:rPr>
          <w:bCs/>
          <w:szCs w:val="22"/>
        </w:rPr>
        <w:t>three</w:t>
      </w:r>
      <w:r w:rsidRPr="00ED30E7">
        <w:rPr>
          <w:bCs/>
          <w:szCs w:val="22"/>
        </w:rPr>
        <w:t xml:space="preserve"> years as part of </w:t>
      </w:r>
      <w:r>
        <w:rPr>
          <w:bCs/>
          <w:szCs w:val="22"/>
        </w:rPr>
        <w:t xml:space="preserve">Dr </w:t>
      </w:r>
      <w:proofErr w:type="spellStart"/>
      <w:r>
        <w:rPr>
          <w:bCs/>
          <w:szCs w:val="22"/>
        </w:rPr>
        <w:t>Chamala’s</w:t>
      </w:r>
      <w:proofErr w:type="spellEnd"/>
      <w:r>
        <w:rPr>
          <w:bCs/>
          <w:szCs w:val="22"/>
        </w:rPr>
        <w:t xml:space="preserve"> lab at University of Florida, I worked on various projects involving development and application of </w:t>
      </w:r>
      <w:r w:rsidRPr="00ED30E7">
        <w:rPr>
          <w:bCs/>
          <w:szCs w:val="22"/>
        </w:rPr>
        <w:t>bioinformatics approaches</w:t>
      </w:r>
      <w:r>
        <w:rPr>
          <w:bCs/>
          <w:szCs w:val="22"/>
        </w:rPr>
        <w:t xml:space="preserve"> for </w:t>
      </w:r>
      <w:r w:rsidRPr="00ED30E7">
        <w:rPr>
          <w:bCs/>
          <w:szCs w:val="22"/>
        </w:rPr>
        <w:t>multi-omics</w:t>
      </w:r>
      <w:r>
        <w:rPr>
          <w:bCs/>
          <w:szCs w:val="22"/>
        </w:rPr>
        <w:t xml:space="preserve"> data for studying cancer disparity.</w:t>
      </w:r>
    </w:p>
    <w:p w14:paraId="44B88D7D" w14:textId="77777777" w:rsidR="00D27999" w:rsidRPr="00EE5F83" w:rsidRDefault="00D27999" w:rsidP="00D27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color w:val="000000"/>
        </w:rPr>
      </w:pPr>
    </w:p>
    <w:p w14:paraId="7718C062" w14:textId="77777777" w:rsidR="00D27999" w:rsidRPr="00EE5F83" w:rsidRDefault="00D27999" w:rsidP="00D279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i/>
          <w:color w:val="000000"/>
        </w:rPr>
      </w:pPr>
      <w:r w:rsidRPr="00EE5F83">
        <w:rPr>
          <w:b/>
          <w:color w:val="000000"/>
        </w:rPr>
        <w:tab/>
        <w:t>§</w:t>
      </w:r>
      <w:r w:rsidRPr="00EE5F83">
        <w:rPr>
          <w:color w:val="000000"/>
        </w:rPr>
        <w:t xml:space="preserve"> </w:t>
      </w:r>
      <w:r w:rsidRPr="00EE5F83">
        <w:rPr>
          <w:i/>
          <w:color w:val="000000"/>
        </w:rPr>
        <w:t>Indicates co-</w:t>
      </w:r>
      <w:r>
        <w:rPr>
          <w:i/>
          <w:color w:val="000000"/>
        </w:rPr>
        <w:t>first</w:t>
      </w:r>
      <w:r w:rsidRPr="00EE5F83">
        <w:rPr>
          <w:i/>
          <w:color w:val="000000"/>
        </w:rPr>
        <w:t xml:space="preserve"> author</w:t>
      </w:r>
    </w:p>
    <w:p w14:paraId="0B9976DA" w14:textId="77777777" w:rsidR="00D27999" w:rsidRPr="00EE5F83" w:rsidRDefault="00D27999" w:rsidP="00D27999">
      <w:pPr>
        <w:rPr>
          <w:bCs/>
          <w:iCs/>
        </w:rPr>
      </w:pPr>
    </w:p>
    <w:p w14:paraId="756572CD" w14:textId="1E1EC8C8" w:rsidR="00CA5160" w:rsidRPr="00ED30E7" w:rsidRDefault="00D27999" w:rsidP="00D27999">
      <w:pPr>
        <w:pStyle w:val="ListParagraph"/>
        <w:widowControl w:val="0"/>
        <w:numPr>
          <w:ilvl w:val="0"/>
          <w:numId w:val="2"/>
        </w:numPr>
        <w:adjustRightInd w:val="0"/>
        <w:rPr>
          <w:rFonts w:eastAsia="MS Mincho" w:cs="Arial"/>
          <w:szCs w:val="22"/>
          <w:lang w:eastAsia="ja-JP"/>
        </w:rPr>
      </w:pPr>
      <w:r w:rsidRPr="00CA5160">
        <w:rPr>
          <w:rFonts w:cs="Arial"/>
          <w:b/>
          <w:color w:val="000000"/>
          <w:szCs w:val="22"/>
        </w:rPr>
        <w:t>§</w:t>
      </w:r>
      <w:r w:rsidRPr="00CA5160">
        <w:rPr>
          <w:rFonts w:eastAsia="MS Mincho" w:cs="Arial"/>
          <w:b/>
          <w:bCs/>
          <w:szCs w:val="22"/>
          <w:lang w:eastAsia="ja-JP"/>
        </w:rPr>
        <w:t>Hakimjavadi, H.</w:t>
      </w:r>
      <w:r w:rsidRPr="00CA5160">
        <w:rPr>
          <w:rFonts w:eastAsia="MS Mincho" w:cs="Arial"/>
          <w:szCs w:val="22"/>
          <w:lang w:eastAsia="ja-JP"/>
        </w:rPr>
        <w:t xml:space="preserve">, </w:t>
      </w:r>
      <w:r w:rsidRPr="00CA5160">
        <w:rPr>
          <w:rFonts w:cs="Arial"/>
          <w:b/>
          <w:color w:val="000000"/>
          <w:szCs w:val="22"/>
        </w:rPr>
        <w:t>§</w:t>
      </w:r>
      <w:r w:rsidRPr="00CA5160">
        <w:rPr>
          <w:rFonts w:eastAsia="MS Mincho" w:cs="Arial"/>
          <w:szCs w:val="22"/>
          <w:lang w:eastAsia="ja-JP"/>
        </w:rPr>
        <w:t xml:space="preserve">George, S.H., Taub, M., </w:t>
      </w:r>
      <w:proofErr w:type="spellStart"/>
      <w:r w:rsidRPr="00CA5160">
        <w:rPr>
          <w:rFonts w:eastAsia="MS Mincho" w:cs="Arial"/>
          <w:szCs w:val="22"/>
          <w:lang w:eastAsia="ja-JP"/>
        </w:rPr>
        <w:t>Dodds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L., Sanchez-Covarrubias, A.P., Huang, M., Pearson, M., </w:t>
      </w:r>
      <w:proofErr w:type="spellStart"/>
      <w:r w:rsidRPr="00CA5160">
        <w:rPr>
          <w:rFonts w:eastAsia="MS Mincho" w:cs="Arial"/>
          <w:szCs w:val="22"/>
          <w:lang w:eastAsia="ja-JP"/>
        </w:rPr>
        <w:t>Slomovitz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B.M., </w:t>
      </w:r>
      <w:proofErr w:type="spellStart"/>
      <w:r w:rsidRPr="00CA5160">
        <w:rPr>
          <w:rFonts w:eastAsia="MS Mincho" w:cs="Arial"/>
          <w:szCs w:val="22"/>
          <w:lang w:eastAsia="ja-JP"/>
        </w:rPr>
        <w:t>Kobetz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E., </w:t>
      </w:r>
      <w:proofErr w:type="spellStart"/>
      <w:r w:rsidRPr="00CA5160">
        <w:rPr>
          <w:rFonts w:eastAsia="MS Mincho" w:cs="Arial"/>
          <w:szCs w:val="22"/>
          <w:lang w:eastAsia="ja-JP"/>
        </w:rPr>
        <w:t>Gharaibeh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R.Z. and </w:t>
      </w:r>
      <w:proofErr w:type="spellStart"/>
      <w:r w:rsidRPr="00CA5160">
        <w:rPr>
          <w:rFonts w:eastAsia="MS Mincho" w:cs="Arial"/>
          <w:szCs w:val="22"/>
          <w:lang w:eastAsia="ja-JP"/>
        </w:rPr>
        <w:t>Sowamber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R., Pinto, A., </w:t>
      </w:r>
      <w:proofErr w:type="spellStart"/>
      <w:r w:rsidRPr="00CA5160">
        <w:rPr>
          <w:rFonts w:eastAsia="MS Mincho" w:cs="Arial"/>
          <w:szCs w:val="22"/>
          <w:lang w:eastAsia="ja-JP"/>
        </w:rPr>
        <w:t>Chamala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S., </w:t>
      </w:r>
      <w:proofErr w:type="gramStart"/>
      <w:r w:rsidRPr="00CA5160">
        <w:rPr>
          <w:rFonts w:eastAsia="MS Mincho" w:cs="Arial"/>
          <w:szCs w:val="22"/>
          <w:lang w:eastAsia="ja-JP"/>
        </w:rPr>
        <w:t xml:space="preserve">&amp;  </w:t>
      </w:r>
      <w:proofErr w:type="spellStart"/>
      <w:r w:rsidRPr="00CA5160">
        <w:rPr>
          <w:rFonts w:eastAsia="MS Mincho" w:cs="Arial"/>
          <w:szCs w:val="22"/>
          <w:lang w:eastAsia="ja-JP"/>
        </w:rPr>
        <w:t>Schlumbrecht</w:t>
      </w:r>
      <w:proofErr w:type="spellEnd"/>
      <w:proofErr w:type="gramEnd"/>
      <w:r w:rsidRPr="00CA5160">
        <w:rPr>
          <w:rFonts w:eastAsia="MS Mincho" w:cs="Arial"/>
          <w:szCs w:val="22"/>
          <w:lang w:eastAsia="ja-JP"/>
        </w:rPr>
        <w:t xml:space="preserve">, M.  (2022). </w:t>
      </w:r>
      <w:r w:rsidR="00CA5160" w:rsidRPr="00ED30E7">
        <w:rPr>
          <w:rFonts w:eastAsia="MS Mincho" w:cs="Arial"/>
          <w:szCs w:val="22"/>
          <w:lang w:eastAsia="ja-JP"/>
        </w:rPr>
        <w:t>Vaginal microbiome is associated with endometrial cancer grade and histology.</w:t>
      </w:r>
      <w:r w:rsidR="00CA5160">
        <w:rPr>
          <w:rFonts w:eastAsia="MS Mincho" w:cs="Arial"/>
          <w:szCs w:val="22"/>
          <w:lang w:eastAsia="ja-JP"/>
        </w:rPr>
        <w:t xml:space="preserve"> </w:t>
      </w:r>
      <w:r w:rsidR="00CA5160" w:rsidRPr="00324E78">
        <w:rPr>
          <w:rFonts w:eastAsia="MS Mincho" w:cs="Arial"/>
          <w:i/>
          <w:iCs/>
          <w:szCs w:val="22"/>
          <w:lang w:eastAsia="ja-JP"/>
        </w:rPr>
        <w:t xml:space="preserve">Cancer Res </w:t>
      </w:r>
      <w:proofErr w:type="spellStart"/>
      <w:r w:rsidR="00CA5160" w:rsidRPr="00324E78">
        <w:rPr>
          <w:rFonts w:eastAsia="MS Mincho" w:cs="Arial"/>
          <w:i/>
          <w:iCs/>
          <w:szCs w:val="22"/>
          <w:lang w:eastAsia="ja-JP"/>
        </w:rPr>
        <w:t>Commun</w:t>
      </w:r>
      <w:proofErr w:type="spellEnd"/>
      <w:r w:rsidR="00CA5160">
        <w:rPr>
          <w:rFonts w:eastAsia="MS Mincho" w:cs="Arial"/>
          <w:szCs w:val="22"/>
          <w:lang w:eastAsia="ja-JP"/>
        </w:rPr>
        <w:t xml:space="preserve">, </w:t>
      </w:r>
      <w:r w:rsidR="00CA5160" w:rsidRPr="00E64CFE">
        <w:rPr>
          <w:rFonts w:eastAsia="MS Mincho" w:cs="Arial"/>
          <w:szCs w:val="22"/>
          <w:lang w:eastAsia="ja-JP"/>
        </w:rPr>
        <w:t>Jun;2(6):447-455.</w:t>
      </w:r>
      <w:r w:rsidR="00CA5160" w:rsidRPr="00ED30E7">
        <w:rPr>
          <w:rFonts w:eastAsia="MS Mincho" w:cs="Arial"/>
          <w:szCs w:val="22"/>
          <w:lang w:eastAsia="ja-JP"/>
        </w:rPr>
        <w:t> </w:t>
      </w:r>
      <w:r w:rsidR="00CA5160" w:rsidRPr="00E64CFE">
        <w:rPr>
          <w:rFonts w:eastAsia="MS Mincho" w:cs="Arial"/>
          <w:szCs w:val="22"/>
          <w:lang w:eastAsia="ja-JP"/>
        </w:rPr>
        <w:t xml:space="preserve"> PMCID: PMC9345414</w:t>
      </w:r>
      <w:r w:rsidR="00CA5160">
        <w:rPr>
          <w:rFonts w:eastAsia="MS Mincho" w:cs="Arial"/>
          <w:szCs w:val="22"/>
          <w:lang w:eastAsia="ja-JP"/>
        </w:rPr>
        <w:t>.</w:t>
      </w:r>
    </w:p>
    <w:p w14:paraId="27682D36" w14:textId="77777777" w:rsidR="00D27999" w:rsidRPr="00CA5160" w:rsidRDefault="00D27999" w:rsidP="00D27999">
      <w:pPr>
        <w:pStyle w:val="ListParagraph"/>
        <w:widowControl w:val="0"/>
        <w:numPr>
          <w:ilvl w:val="0"/>
          <w:numId w:val="2"/>
        </w:numPr>
        <w:adjustRightInd w:val="0"/>
        <w:rPr>
          <w:rFonts w:eastAsia="MS Mincho" w:cs="Arial"/>
          <w:szCs w:val="22"/>
          <w:lang w:eastAsia="ja-JP"/>
        </w:rPr>
      </w:pPr>
      <w:r w:rsidRPr="00CA5160">
        <w:rPr>
          <w:rFonts w:eastAsia="MS Mincho" w:cs="Arial"/>
          <w:szCs w:val="22"/>
          <w:lang w:eastAsia="ja-JP"/>
        </w:rPr>
        <w:t xml:space="preserve">Cameron, M. E., </w:t>
      </w:r>
      <w:r w:rsidRPr="00CA5160">
        <w:rPr>
          <w:rFonts w:eastAsia="MS Mincho" w:cs="Arial"/>
          <w:b/>
          <w:bCs/>
          <w:szCs w:val="22"/>
          <w:lang w:eastAsia="ja-JP"/>
        </w:rPr>
        <w:t>Hakimjavadi, H.</w:t>
      </w:r>
      <w:proofErr w:type="gramStart"/>
      <w:r w:rsidRPr="00CA5160">
        <w:rPr>
          <w:rFonts w:eastAsia="MS Mincho" w:cs="Arial"/>
          <w:szCs w:val="22"/>
          <w:lang w:eastAsia="ja-JP"/>
        </w:rPr>
        <w:t xml:space="preserve">,  </w:t>
      </w:r>
      <w:proofErr w:type="spellStart"/>
      <w:r w:rsidRPr="00CA5160">
        <w:rPr>
          <w:rFonts w:eastAsia="MS Mincho" w:cs="Arial"/>
          <w:szCs w:val="22"/>
          <w:lang w:eastAsia="ja-JP"/>
        </w:rPr>
        <w:t>Riner</w:t>
      </w:r>
      <w:proofErr w:type="spellEnd"/>
      <w:proofErr w:type="gramEnd"/>
      <w:r w:rsidRPr="00CA5160">
        <w:rPr>
          <w:rFonts w:eastAsia="MS Mincho" w:cs="Arial"/>
          <w:szCs w:val="22"/>
          <w:lang w:eastAsia="ja-JP"/>
        </w:rPr>
        <w:t xml:space="preserve">, A. N., </w:t>
      </w:r>
      <w:proofErr w:type="spellStart"/>
      <w:r w:rsidRPr="00CA5160">
        <w:rPr>
          <w:rFonts w:eastAsia="MS Mincho" w:cs="Arial"/>
          <w:szCs w:val="22"/>
          <w:lang w:eastAsia="ja-JP"/>
        </w:rPr>
        <w:t>Herremans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K. M., Underwood, P. W., Judge, A. R., </w:t>
      </w:r>
      <w:proofErr w:type="spellStart"/>
      <w:r w:rsidRPr="00CA5160">
        <w:rPr>
          <w:rFonts w:eastAsia="MS Mincho" w:cs="Arial"/>
          <w:szCs w:val="22"/>
          <w:lang w:eastAsia="ja-JP"/>
        </w:rPr>
        <w:t>Odedina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F., </w:t>
      </w:r>
      <w:proofErr w:type="spellStart"/>
      <w:r w:rsidRPr="00CA5160">
        <w:rPr>
          <w:rFonts w:eastAsia="MS Mincho" w:cs="Arial"/>
          <w:szCs w:val="22"/>
          <w:lang w:eastAsia="ja-JP"/>
        </w:rPr>
        <w:t>Carpten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J. D., </w:t>
      </w:r>
      <w:proofErr w:type="spellStart"/>
      <w:r w:rsidRPr="00CA5160">
        <w:rPr>
          <w:rFonts w:eastAsia="MS Mincho" w:cs="Arial"/>
          <w:szCs w:val="22"/>
          <w:lang w:eastAsia="ja-JP"/>
        </w:rPr>
        <w:t>Wilkie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D. Reams, R. R., Han, B., </w:t>
      </w:r>
      <w:proofErr w:type="spellStart"/>
      <w:r w:rsidRPr="00CA5160">
        <w:rPr>
          <w:rFonts w:eastAsia="MS Mincho" w:cs="Arial"/>
          <w:szCs w:val="22"/>
          <w:lang w:eastAsia="ja-JP"/>
        </w:rPr>
        <w:t>Agyare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E., </w:t>
      </w:r>
      <w:proofErr w:type="spellStart"/>
      <w:r w:rsidRPr="00CA5160">
        <w:rPr>
          <w:rFonts w:eastAsia="MS Mincho" w:cs="Arial"/>
          <w:szCs w:val="22"/>
          <w:lang w:eastAsia="ja-JP"/>
        </w:rPr>
        <w:t>Chamala</w:t>
      </w:r>
      <w:proofErr w:type="spellEnd"/>
      <w:r w:rsidRPr="00CA5160">
        <w:rPr>
          <w:rFonts w:eastAsia="MS Mincho" w:cs="Arial"/>
          <w:szCs w:val="22"/>
          <w:lang w:eastAsia="ja-JP"/>
        </w:rPr>
        <w:t xml:space="preserve">, S., &amp; Trevino, J. G. Unique Genetic Signatures Underlie Divergent Biology in Ethnically Diverse Patients with Pancreatic Cancer. Submitted and under review at </w:t>
      </w:r>
      <w:r w:rsidRPr="00CA5160">
        <w:rPr>
          <w:rFonts w:eastAsia="MS Mincho" w:cs="Arial"/>
          <w:i/>
          <w:iCs/>
          <w:szCs w:val="22"/>
          <w:lang w:eastAsia="ja-JP"/>
        </w:rPr>
        <w:t>Cancer Epidemiology, Biomarkers, and Prevention</w:t>
      </w:r>
      <w:r w:rsidRPr="00CA5160">
        <w:rPr>
          <w:rFonts w:eastAsia="MS Mincho" w:cs="Arial"/>
          <w:szCs w:val="22"/>
          <w:lang w:eastAsia="ja-JP"/>
        </w:rPr>
        <w:t>.</w:t>
      </w:r>
    </w:p>
    <w:p w14:paraId="629B3793" w14:textId="77777777" w:rsidR="00D27999" w:rsidRPr="002E036D" w:rsidRDefault="00D27999" w:rsidP="00D27999">
      <w:pPr>
        <w:pStyle w:val="ListParagraph"/>
        <w:numPr>
          <w:ilvl w:val="0"/>
          <w:numId w:val="2"/>
        </w:numPr>
        <w:rPr>
          <w:rFonts w:cs="Arial"/>
          <w:bCs/>
          <w:iCs/>
          <w:szCs w:val="22"/>
        </w:rPr>
      </w:pPr>
      <w:proofErr w:type="spellStart"/>
      <w:r>
        <w:rPr>
          <w:rFonts w:eastAsia="MS Mincho" w:cs="Arial"/>
          <w:szCs w:val="22"/>
          <w:lang w:eastAsia="ja-JP"/>
        </w:rPr>
        <w:t>P</w:t>
      </w:r>
      <w:r w:rsidRPr="00E43F01">
        <w:rPr>
          <w:rFonts w:eastAsia="MS Mincho" w:cs="Arial"/>
          <w:szCs w:val="22"/>
          <w:lang w:eastAsia="ja-JP"/>
        </w:rPr>
        <w:t>urkayastha</w:t>
      </w:r>
      <w:proofErr w:type="spellEnd"/>
      <w:r w:rsidRPr="00E43F01">
        <w:rPr>
          <w:rFonts w:eastAsia="MS Mincho" w:cs="Arial"/>
          <w:szCs w:val="22"/>
          <w:lang w:eastAsia="ja-JP"/>
        </w:rPr>
        <w:t xml:space="preserve">, P., </w:t>
      </w:r>
      <w:proofErr w:type="spellStart"/>
      <w:r w:rsidRPr="00E43F01">
        <w:rPr>
          <w:rFonts w:eastAsia="MS Mincho" w:cs="Arial"/>
          <w:szCs w:val="22"/>
          <w:lang w:eastAsia="ja-JP"/>
        </w:rPr>
        <w:t>Pendyala</w:t>
      </w:r>
      <w:proofErr w:type="spellEnd"/>
      <w:r w:rsidRPr="00E43F01">
        <w:rPr>
          <w:rFonts w:eastAsia="MS Mincho" w:cs="Arial"/>
          <w:szCs w:val="22"/>
          <w:lang w:eastAsia="ja-JP"/>
        </w:rPr>
        <w:t xml:space="preserve">, K., Saxena, A. S., </w:t>
      </w:r>
      <w:r w:rsidRPr="002E036D">
        <w:rPr>
          <w:rFonts w:eastAsia="MS Mincho" w:cs="Arial"/>
          <w:b/>
          <w:bCs/>
          <w:szCs w:val="22"/>
          <w:lang w:eastAsia="ja-JP"/>
        </w:rPr>
        <w:t>Hakimjavadi, H.</w:t>
      </w:r>
      <w:r w:rsidRPr="00E43F01">
        <w:rPr>
          <w:rFonts w:eastAsia="MS Mincho" w:cs="Arial"/>
          <w:szCs w:val="22"/>
          <w:lang w:eastAsia="ja-JP"/>
        </w:rPr>
        <w:t xml:space="preserve">, </w:t>
      </w:r>
      <w:proofErr w:type="spellStart"/>
      <w:r w:rsidRPr="002E036D">
        <w:rPr>
          <w:rFonts w:eastAsia="MS Mincho" w:cs="Arial"/>
          <w:szCs w:val="22"/>
          <w:lang w:eastAsia="ja-JP"/>
        </w:rPr>
        <w:t>Chamala</w:t>
      </w:r>
      <w:proofErr w:type="spellEnd"/>
      <w:r w:rsidRPr="002E036D">
        <w:rPr>
          <w:rFonts w:eastAsia="MS Mincho" w:cs="Arial"/>
          <w:szCs w:val="22"/>
          <w:lang w:eastAsia="ja-JP"/>
        </w:rPr>
        <w:t>, S.,</w:t>
      </w:r>
      <w:r w:rsidRPr="00E43F01">
        <w:rPr>
          <w:rFonts w:eastAsia="MS Mincho" w:cs="Arial"/>
          <w:szCs w:val="22"/>
          <w:lang w:eastAsia="ja-JP"/>
        </w:rPr>
        <w:t xml:space="preserve"> Dixit, P., Baer, C.F. &amp; </w:t>
      </w:r>
      <w:proofErr w:type="spellStart"/>
      <w:r w:rsidRPr="00E43F01">
        <w:rPr>
          <w:rFonts w:eastAsia="MS Mincho" w:cs="Arial"/>
          <w:szCs w:val="22"/>
          <w:lang w:eastAsia="ja-JP"/>
        </w:rPr>
        <w:t>Lele</w:t>
      </w:r>
      <w:proofErr w:type="spellEnd"/>
      <w:r w:rsidRPr="00E43F01">
        <w:rPr>
          <w:rFonts w:eastAsia="MS Mincho" w:cs="Arial"/>
          <w:szCs w:val="22"/>
          <w:lang w:eastAsia="ja-JP"/>
        </w:rPr>
        <w:t>, T. P. Reverse plasticity underlies rapid evolution by clonal selection within populations of fibroblasts propagated on a novel soft substrate. </w:t>
      </w:r>
      <w:r w:rsidRPr="00E43F01">
        <w:rPr>
          <w:rFonts w:eastAsia="MS Mincho" w:cs="Arial"/>
          <w:i/>
          <w:iCs/>
          <w:szCs w:val="22"/>
          <w:lang w:eastAsia="ja-JP"/>
        </w:rPr>
        <w:t xml:space="preserve">Mol Biol </w:t>
      </w:r>
      <w:proofErr w:type="spellStart"/>
      <w:r w:rsidRPr="00E43F01">
        <w:rPr>
          <w:rFonts w:eastAsia="MS Mincho" w:cs="Arial"/>
          <w:i/>
          <w:iCs/>
          <w:szCs w:val="22"/>
          <w:lang w:eastAsia="ja-JP"/>
        </w:rPr>
        <w:t>Evol</w:t>
      </w:r>
      <w:proofErr w:type="spellEnd"/>
      <w:r w:rsidRPr="00E43F01">
        <w:rPr>
          <w:rFonts w:eastAsia="MS Mincho" w:cs="Arial"/>
          <w:szCs w:val="22"/>
          <w:lang w:eastAsia="ja-JP"/>
        </w:rPr>
        <w:t>. msab102, 2021. PMID: 33871606</w:t>
      </w:r>
    </w:p>
    <w:p w14:paraId="77AFDCC3" w14:textId="77777777" w:rsidR="00D27999" w:rsidRPr="004121E8" w:rsidRDefault="00D27999" w:rsidP="00D27999">
      <w:pPr>
        <w:pStyle w:val="ListParagraph"/>
        <w:numPr>
          <w:ilvl w:val="0"/>
          <w:numId w:val="2"/>
        </w:numPr>
        <w:rPr>
          <w:rFonts w:cs="Arial"/>
          <w:bCs/>
          <w:iCs/>
          <w:szCs w:val="22"/>
        </w:rPr>
      </w:pPr>
      <w:proofErr w:type="spellStart"/>
      <w:r>
        <w:rPr>
          <w:rFonts w:eastAsia="MS Mincho" w:cs="Arial"/>
          <w:szCs w:val="22"/>
          <w:lang w:eastAsia="ja-JP"/>
        </w:rPr>
        <w:t>K</w:t>
      </w:r>
      <w:r w:rsidRPr="00546059">
        <w:rPr>
          <w:rFonts w:eastAsia="MS Mincho" w:cs="Arial"/>
          <w:szCs w:val="22"/>
          <w:lang w:eastAsia="ja-JP"/>
        </w:rPr>
        <w:t>oopaei</w:t>
      </w:r>
      <w:proofErr w:type="spellEnd"/>
      <w:r w:rsidRPr="00546059">
        <w:rPr>
          <w:rFonts w:eastAsia="MS Mincho" w:cs="Arial"/>
          <w:szCs w:val="22"/>
          <w:lang w:eastAsia="ja-JP"/>
        </w:rPr>
        <w:t xml:space="preserve">, N. N., Chowdhury, E.A., Jiang, J., </w:t>
      </w:r>
      <w:proofErr w:type="spellStart"/>
      <w:r w:rsidRPr="00546059">
        <w:rPr>
          <w:rFonts w:eastAsia="MS Mincho" w:cs="Arial"/>
          <w:szCs w:val="22"/>
          <w:lang w:eastAsia="ja-JP"/>
        </w:rPr>
        <w:t>Noorani</w:t>
      </w:r>
      <w:proofErr w:type="spellEnd"/>
      <w:r w:rsidRPr="00546059">
        <w:rPr>
          <w:rFonts w:eastAsia="MS Mincho" w:cs="Arial"/>
          <w:szCs w:val="22"/>
          <w:lang w:eastAsia="ja-JP"/>
        </w:rPr>
        <w:t xml:space="preserve">, B., Silva, L., </w:t>
      </w:r>
      <w:proofErr w:type="spellStart"/>
      <w:r w:rsidRPr="00546059">
        <w:rPr>
          <w:rFonts w:eastAsia="MS Mincho" w:cs="Arial"/>
          <w:szCs w:val="22"/>
          <w:lang w:eastAsia="ja-JP"/>
        </w:rPr>
        <w:t>Bulut</w:t>
      </w:r>
      <w:proofErr w:type="spellEnd"/>
      <w:r w:rsidRPr="00546059">
        <w:rPr>
          <w:rFonts w:eastAsia="MS Mincho" w:cs="Arial"/>
          <w:szCs w:val="22"/>
          <w:lang w:eastAsia="ja-JP"/>
        </w:rPr>
        <w:t xml:space="preserve">, G., </w:t>
      </w:r>
      <w:r w:rsidRPr="002E036D">
        <w:rPr>
          <w:rFonts w:eastAsia="MS Mincho" w:cs="Arial"/>
          <w:b/>
          <w:bCs/>
          <w:szCs w:val="22"/>
          <w:lang w:eastAsia="ja-JP"/>
        </w:rPr>
        <w:t>Hakimjavadi, H.</w:t>
      </w:r>
      <w:r w:rsidRPr="00546059">
        <w:rPr>
          <w:rFonts w:eastAsia="MS Mincho" w:cs="Arial"/>
          <w:szCs w:val="22"/>
          <w:lang w:eastAsia="ja-JP"/>
        </w:rPr>
        <w:t xml:space="preserve">, </w:t>
      </w:r>
      <w:proofErr w:type="spellStart"/>
      <w:r w:rsidRPr="002E036D">
        <w:rPr>
          <w:rFonts w:eastAsia="MS Mincho" w:cs="Arial"/>
          <w:szCs w:val="22"/>
          <w:lang w:eastAsia="ja-JP"/>
        </w:rPr>
        <w:t>Chamala</w:t>
      </w:r>
      <w:proofErr w:type="spellEnd"/>
      <w:r w:rsidRPr="002E036D">
        <w:rPr>
          <w:rFonts w:eastAsia="MS Mincho" w:cs="Arial"/>
          <w:szCs w:val="22"/>
          <w:lang w:eastAsia="ja-JP"/>
        </w:rPr>
        <w:t>, S.,</w:t>
      </w:r>
      <w:r w:rsidRPr="00546059">
        <w:rPr>
          <w:rFonts w:eastAsia="MS Mincho" w:cs="Arial"/>
          <w:szCs w:val="22"/>
          <w:lang w:eastAsia="ja-JP"/>
        </w:rPr>
        <w:t xml:space="preserve"> &amp; Bickel, U. Enrichment of the Erythrocyte miR-451a in Brain Extracellular Vesicles Following Impairment of the Blood-Brain Barrier. </w:t>
      </w:r>
      <w:r w:rsidRPr="00546059">
        <w:rPr>
          <w:rFonts w:eastAsia="MS Mincho" w:cs="Arial"/>
          <w:i/>
          <w:iCs/>
          <w:szCs w:val="22"/>
          <w:lang w:eastAsia="ja-JP"/>
        </w:rPr>
        <w:t>Neuroscience Letters</w:t>
      </w:r>
      <w:r w:rsidRPr="00546059">
        <w:rPr>
          <w:rFonts w:eastAsia="MS Mincho" w:cs="Arial"/>
          <w:szCs w:val="22"/>
          <w:lang w:eastAsia="ja-JP"/>
        </w:rPr>
        <w:t>, 135829</w:t>
      </w:r>
    </w:p>
    <w:p w14:paraId="08AFC16F" w14:textId="77777777" w:rsidR="00D27999" w:rsidRPr="00D27999" w:rsidRDefault="00D27999" w:rsidP="00D27999"/>
    <w:p w14:paraId="450B846D" w14:textId="77777777" w:rsidR="00E63AFD" w:rsidRDefault="001805B2">
      <w:r>
        <w:rPr>
          <w:u w:val="single"/>
        </w:rPr>
        <w:t>Complete List of Published Work in My Bibliography:</w:t>
      </w:r>
      <w:r>
        <w:br/>
      </w:r>
      <w:hyperlink r:id="rId5" w:history="1">
        <w:r>
          <w:rPr>
            <w:color w:val="0000EE"/>
            <w:u w:val="single"/>
          </w:rPr>
          <w:t>https://www.ncbi.nlm.nih.gov/myncbi/hesamedin.hakimjavadi.1/bibliography/public/</w:t>
        </w:r>
      </w:hyperlink>
    </w:p>
    <w:sectPr w:rsidR="00E63AFD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C60098"/>
    <w:multiLevelType w:val="hybridMultilevel"/>
    <w:tmpl w:val="51FCA8DE"/>
    <w:lvl w:ilvl="0" w:tplc="51D279EA">
      <w:start w:val="1"/>
      <w:numFmt w:val="lowerLetter"/>
      <w:lvlText w:val="%1."/>
      <w:lvlJc w:val="left"/>
      <w:pPr>
        <w:ind w:left="108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018579">
    <w:abstractNumId w:val="0"/>
  </w:num>
  <w:num w:numId="2" w16cid:durableId="5920104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akimjavadi, Hesamedin">
    <w15:presenceInfo w15:providerId="AD" w15:userId="S::hhakimjavadi@CHLA.USC.EDU::602fab02-0616-47b9-b0ab-a55f3eccdb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trackRevision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FD"/>
    <w:rsid w:val="000C0C59"/>
    <w:rsid w:val="001805B2"/>
    <w:rsid w:val="001A75EE"/>
    <w:rsid w:val="00264CCC"/>
    <w:rsid w:val="002811DC"/>
    <w:rsid w:val="00300D24"/>
    <w:rsid w:val="00391611"/>
    <w:rsid w:val="00505DB2"/>
    <w:rsid w:val="00515684"/>
    <w:rsid w:val="005427BA"/>
    <w:rsid w:val="0058583A"/>
    <w:rsid w:val="00694ED6"/>
    <w:rsid w:val="00766B2D"/>
    <w:rsid w:val="00A06595"/>
    <w:rsid w:val="00AD3064"/>
    <w:rsid w:val="00AE60F7"/>
    <w:rsid w:val="00CA5160"/>
    <w:rsid w:val="00D27999"/>
    <w:rsid w:val="00E63AFD"/>
    <w:rsid w:val="00ED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AB2E"/>
  <w15:docId w15:val="{7AA17B0D-2EC7-E84B-82CE-EF82ECE2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22"/>
      <w:szCs w:val="22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kern w:val="3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20" w:after="30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keheader">
    <w:name w:val="likeheader"/>
    <w:basedOn w:val="Normal"/>
    <w:pPr>
      <w:jc w:val="right"/>
    </w:pPr>
    <w:rPr>
      <w:sz w:val="16"/>
      <w:szCs w:val="16"/>
    </w:rPr>
  </w:style>
  <w:style w:type="paragraph" w:customStyle="1" w:styleId="h3center">
    <w:name w:val="h3_center"/>
    <w:basedOn w:val="Heading3"/>
    <w:pPr>
      <w:jc w:val="center"/>
    </w:pPr>
  </w:style>
  <w:style w:type="paragraph" w:customStyle="1" w:styleId="sectionDescription">
    <w:name w:val="sectionDescription"/>
    <w:basedOn w:val="Normal"/>
    <w:pPr>
      <w:spacing w:after="75"/>
    </w:pPr>
    <w:rPr>
      <w:sz w:val="16"/>
      <w:szCs w:val="16"/>
    </w:rPr>
  </w:style>
  <w:style w:type="table" w:customStyle="1" w:styleId="table">
    <w:name w:val="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ectionEducationsectionHeader">
    <w:name w:val="sectionEducation_sectionHeader"/>
    <w:basedOn w:val="Normal"/>
    <w:pPr>
      <w:pBdr>
        <w:top w:val="nil"/>
        <w:left w:val="nil"/>
        <w:bottom w:val="nil"/>
        <w:right w:val="nil"/>
      </w:pBdr>
    </w:pPr>
  </w:style>
  <w:style w:type="paragraph" w:customStyle="1" w:styleId="annotation">
    <w:name w:val="annotation"/>
    <w:basedOn w:val="Normal"/>
  </w:style>
  <w:style w:type="paragraph" w:customStyle="1" w:styleId="h3underline">
    <w:name w:val="h3_underline"/>
    <w:basedOn w:val="Heading3"/>
    <w:rPr>
      <w:u w:val="single"/>
    </w:rPr>
  </w:style>
  <w:style w:type="paragraph" w:customStyle="1" w:styleId="DataField11pt-Single">
    <w:name w:val="Data Field 11pt-Single"/>
    <w:basedOn w:val="Normal"/>
    <w:link w:val="DataField11pt-SingleChar"/>
    <w:rsid w:val="00D27999"/>
    <w:pPr>
      <w:autoSpaceDE w:val="0"/>
      <w:autoSpaceDN w:val="0"/>
    </w:pPr>
    <w:rPr>
      <w:rFonts w:eastAsia="Times New Roman"/>
      <w:szCs w:val="20"/>
      <w:bdr w:val="none" w:sz="0" w:space="0" w:color="auto"/>
    </w:rPr>
  </w:style>
  <w:style w:type="character" w:customStyle="1" w:styleId="DataField11pt-SingleChar">
    <w:name w:val="Data Field 11pt-Single Char"/>
    <w:basedOn w:val="DefaultParagraphFont"/>
    <w:link w:val="DataField11pt-Single"/>
    <w:rsid w:val="00D27999"/>
    <w:rPr>
      <w:rFonts w:ascii="Arial" w:hAnsi="Arial" w:cs="Arial"/>
      <w:sz w:val="22"/>
    </w:rPr>
  </w:style>
  <w:style w:type="paragraph" w:styleId="ListParagraph">
    <w:name w:val="List Paragraph"/>
    <w:basedOn w:val="Normal"/>
    <w:uiPriority w:val="34"/>
    <w:qFormat/>
    <w:rsid w:val="00D27999"/>
    <w:pPr>
      <w:autoSpaceDE w:val="0"/>
      <w:autoSpaceDN w:val="0"/>
      <w:ind w:left="720"/>
      <w:contextualSpacing/>
    </w:pPr>
    <w:rPr>
      <w:rFonts w:eastAsia="Times New Roman" w:cs="Times New Roman"/>
      <w:szCs w:val="24"/>
      <w:bdr w:val="none" w:sz="0" w:space="0" w:color="auto"/>
    </w:rPr>
  </w:style>
  <w:style w:type="paragraph" w:styleId="Revision">
    <w:name w:val="Revision"/>
    <w:hidden/>
    <w:uiPriority w:val="99"/>
    <w:semiHidden/>
    <w:rsid w:val="00515684"/>
    <w:rPr>
      <w:rFonts w:ascii="Arial" w:eastAsia="Arial" w:hAnsi="Arial" w:cs="Arial"/>
      <w:sz w:val="22"/>
      <w:szCs w:val="22"/>
      <w:bdr w:val="nil"/>
    </w:rPr>
  </w:style>
  <w:style w:type="paragraph" w:customStyle="1" w:styleId="mb-25">
    <w:name w:val="mb-2.5"/>
    <w:basedOn w:val="Normal"/>
    <w:rsid w:val="003916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/myncbi/hesamedin.hakimjavadi.1/bibliography/publi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SciENCV PDF</vt:lpstr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SciENCV PDF</dc:title>
  <cp:lastModifiedBy>Hakimjavadi, Hesamedin</cp:lastModifiedBy>
  <cp:revision>2</cp:revision>
  <dcterms:created xsi:type="dcterms:W3CDTF">2022-11-07T17:24:00Z</dcterms:created>
  <dcterms:modified xsi:type="dcterms:W3CDTF">2022-11-07T17:24:00Z</dcterms:modified>
</cp:coreProperties>
</file>